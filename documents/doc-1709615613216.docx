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CC77" w14:textId="46545A52" w:rsidR="004849C2" w:rsidRDefault="00D62230">
      <w:pPr>
        <w:jc w:val="center"/>
        <w:rPr>
          <w:color w:val="76923C"/>
          <w:sz w:val="36"/>
          <w:szCs w:val="36"/>
        </w:rPr>
      </w:pPr>
      <w:r>
        <w:rPr>
          <w:noProof/>
        </w:rPr>
        <mc:AlternateContent>
          <mc:Choice Requires="wps">
            <w:drawing>
              <wp:anchor distT="0" distB="0" distL="114300" distR="114300" simplePos="0" relativeHeight="251657215" behindDoc="1" locked="0" layoutInCell="1" allowOverlap="1" wp14:anchorId="3ED3FB94" wp14:editId="524DBCDC">
                <wp:simplePos x="0" y="0"/>
                <wp:positionH relativeFrom="margin">
                  <wp:align>left</wp:align>
                </wp:positionH>
                <wp:positionV relativeFrom="paragraph">
                  <wp:posOffset>0</wp:posOffset>
                </wp:positionV>
                <wp:extent cx="5699760" cy="9022080"/>
                <wp:effectExtent l="0" t="0" r="15240" b="26670"/>
                <wp:wrapNone/>
                <wp:docPr id="74" name="Rectangle 74"/>
                <wp:cNvGraphicFramePr/>
                <a:graphic xmlns:a="http://schemas.openxmlformats.org/drawingml/2006/main">
                  <a:graphicData uri="http://schemas.microsoft.com/office/word/2010/wordprocessingShape">
                    <wps:wsp>
                      <wps:cNvSpPr/>
                      <wps:spPr>
                        <a:xfrm>
                          <a:off x="0" y="0"/>
                          <a:ext cx="5699760" cy="90220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8D9AF" id="Rectangle 74" o:spid="_x0000_s1026" style="position:absolute;margin-left:0;margin-top:0;width:448.8pt;height:710.4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" fillcolor="white [3201]" strokecolor="black [3200]" strokeweight="2pt">
                <w10:wrap anchorx="margin"/>
              </v:rect>
            </w:pict>
          </mc:Fallback>
        </mc:AlternateContent>
      </w:r>
      <w:r w:rsidR="00230268">
        <w:rPr>
          <w:b/>
          <w:color w:val="76923C"/>
          <w:sz w:val="32"/>
          <w:szCs w:val="32"/>
        </w:rPr>
        <w:t>VISVESVARAYA TECHNOLOGICAL UNIVERSITY</w:t>
      </w:r>
    </w:p>
    <w:p w14:paraId="27BBC082" w14:textId="77777777" w:rsidR="004849C2" w:rsidRDefault="00230268">
      <w:pPr>
        <w:jc w:val="center"/>
        <w:rPr>
          <w:color w:val="76923C"/>
          <w:sz w:val="28"/>
          <w:szCs w:val="28"/>
        </w:rPr>
      </w:pPr>
      <w:r>
        <w:rPr>
          <w:color w:val="76923C"/>
          <w:sz w:val="28"/>
          <w:szCs w:val="28"/>
        </w:rPr>
        <w:t xml:space="preserve">Jnana </w:t>
      </w:r>
      <w:proofErr w:type="spellStart"/>
      <w:r>
        <w:rPr>
          <w:color w:val="76923C"/>
          <w:sz w:val="28"/>
          <w:szCs w:val="28"/>
        </w:rPr>
        <w:t>Sangama</w:t>
      </w:r>
      <w:proofErr w:type="spellEnd"/>
      <w:r>
        <w:rPr>
          <w:color w:val="76923C"/>
          <w:sz w:val="28"/>
          <w:szCs w:val="28"/>
        </w:rPr>
        <w:t>, Belagavi-560018, Karnataka, India</w:t>
      </w:r>
    </w:p>
    <w:p w14:paraId="68D4F572" w14:textId="4E97BE37" w:rsidR="004849C2" w:rsidRDefault="003E62BB">
      <w:pPr>
        <w:jc w:val="center"/>
        <w:rPr>
          <w:color w:val="76923C"/>
          <w:sz w:val="28"/>
          <w:szCs w:val="28"/>
        </w:rPr>
      </w:pPr>
      <w:r>
        <w:rPr>
          <w:noProof/>
        </w:rPr>
        <w:drawing>
          <wp:anchor distT="0" distB="0" distL="114300" distR="114300" simplePos="0" relativeHeight="251723776" behindDoc="0" locked="0" layoutInCell="1" allowOverlap="1" wp14:anchorId="383DF152" wp14:editId="5E1A0F32">
            <wp:simplePos x="0" y="0"/>
            <wp:positionH relativeFrom="margin">
              <wp:align>center</wp:align>
            </wp:positionH>
            <wp:positionV relativeFrom="paragraph">
              <wp:posOffset>179070</wp:posOffset>
            </wp:positionV>
            <wp:extent cx="1296106" cy="1211580"/>
            <wp:effectExtent l="0" t="0" r="0" b="7620"/>
            <wp:wrapSquare wrapText="bothSides"/>
            <wp:docPr id="48" name="image43.png" descr="download"/>
            <wp:cNvGraphicFramePr/>
            <a:graphic xmlns:a="http://schemas.openxmlformats.org/drawingml/2006/main">
              <a:graphicData uri="http://schemas.openxmlformats.org/drawingml/2006/picture">
                <pic:pic xmlns:pic="http://schemas.openxmlformats.org/drawingml/2006/picture">
                  <pic:nvPicPr>
                    <pic:cNvPr id="0" name="image43.png" descr="downloa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96106" cy="1211580"/>
                    </a:xfrm>
                    <a:prstGeom prst="rect">
                      <a:avLst/>
                    </a:prstGeom>
                    <a:ln/>
                  </pic:spPr>
                </pic:pic>
              </a:graphicData>
            </a:graphic>
          </wp:anchor>
        </w:drawing>
      </w:r>
    </w:p>
    <w:p w14:paraId="4CD8F56C" w14:textId="73263685" w:rsidR="004849C2" w:rsidRDefault="003E62BB" w:rsidP="003E62BB">
      <w:r>
        <w:br w:type="textWrapping" w:clear="all"/>
      </w:r>
    </w:p>
    <w:p w14:paraId="3A4C165D" w14:textId="77777777" w:rsidR="004849C2" w:rsidRDefault="00230268">
      <w:pPr>
        <w:ind w:left="2880" w:firstLine="720"/>
        <w:rPr>
          <w:b/>
          <w:color w:val="000000"/>
        </w:rPr>
      </w:pPr>
      <w:r>
        <w:rPr>
          <w:b/>
          <w:color w:val="000000"/>
        </w:rPr>
        <w:tab/>
      </w:r>
    </w:p>
    <w:p w14:paraId="1402B75E" w14:textId="77777777" w:rsidR="004849C2" w:rsidRDefault="00230268">
      <w:pPr>
        <w:tabs>
          <w:tab w:val="left" w:pos="3150"/>
        </w:tabs>
        <w:spacing w:line="360" w:lineRule="auto"/>
        <w:jc w:val="center"/>
        <w:rPr>
          <w:b/>
          <w:color w:val="000000"/>
        </w:rPr>
      </w:pPr>
      <w:r>
        <w:rPr>
          <w:b/>
          <w:color w:val="000000"/>
        </w:rPr>
        <w:t xml:space="preserve">An </w:t>
      </w:r>
      <w:proofErr w:type="gramStart"/>
      <w:r>
        <w:rPr>
          <w:b/>
          <w:color w:val="000000"/>
        </w:rPr>
        <w:t>Internship</w:t>
      </w:r>
      <w:proofErr w:type="gramEnd"/>
      <w:r>
        <w:rPr>
          <w:b/>
          <w:color w:val="000000"/>
        </w:rPr>
        <w:t xml:space="preserve"> report</w:t>
      </w:r>
    </w:p>
    <w:p w14:paraId="474152DC" w14:textId="48B60542" w:rsidR="004849C2" w:rsidRDefault="00230268">
      <w:pPr>
        <w:spacing w:line="360" w:lineRule="auto"/>
        <w:jc w:val="center"/>
        <w:rPr>
          <w:b/>
          <w:color w:val="FF0000"/>
          <w:sz w:val="32"/>
          <w:szCs w:val="32"/>
        </w:rPr>
      </w:pPr>
      <w:r>
        <w:rPr>
          <w:b/>
          <w:color w:val="FF0000"/>
          <w:sz w:val="32"/>
          <w:szCs w:val="32"/>
        </w:rPr>
        <w:t>“</w:t>
      </w:r>
      <w:r w:rsidR="003E62BB">
        <w:rPr>
          <w:b/>
          <w:color w:val="FF0000"/>
          <w:sz w:val="28"/>
          <w:szCs w:val="28"/>
        </w:rPr>
        <w:t>BIO COMPOSITES AGRICULTURAL WASTE</w:t>
      </w:r>
      <w:r>
        <w:rPr>
          <w:b/>
          <w:color w:val="FF0000"/>
          <w:sz w:val="32"/>
          <w:szCs w:val="32"/>
        </w:rPr>
        <w:t>”</w:t>
      </w:r>
    </w:p>
    <w:p w14:paraId="3014A73A" w14:textId="77777777" w:rsidR="004849C2" w:rsidRDefault="00230268">
      <w:pPr>
        <w:spacing w:line="480" w:lineRule="auto"/>
        <w:jc w:val="center"/>
      </w:pPr>
      <w:r>
        <w:t>Submitted in partial fulfillment for the award of the degree in</w:t>
      </w:r>
    </w:p>
    <w:p w14:paraId="236025BA" w14:textId="77777777" w:rsidR="004849C2" w:rsidRDefault="00230268">
      <w:pPr>
        <w:jc w:val="center"/>
        <w:rPr>
          <w:b/>
          <w:color w:val="1F497D"/>
        </w:rPr>
      </w:pPr>
      <w:r>
        <w:rPr>
          <w:b/>
          <w:color w:val="1F497D"/>
        </w:rPr>
        <w:t>BACHELOR OF ENGINEERING</w:t>
      </w:r>
    </w:p>
    <w:p w14:paraId="3A941940" w14:textId="77777777" w:rsidR="004849C2" w:rsidRDefault="00230268">
      <w:pPr>
        <w:jc w:val="center"/>
        <w:rPr>
          <w:b/>
        </w:rPr>
      </w:pPr>
      <w:r>
        <w:rPr>
          <w:b/>
        </w:rPr>
        <w:t>in</w:t>
      </w:r>
    </w:p>
    <w:p w14:paraId="5E998D6E" w14:textId="77777777" w:rsidR="004849C2" w:rsidRDefault="00230268">
      <w:pPr>
        <w:spacing w:line="360" w:lineRule="auto"/>
        <w:jc w:val="center"/>
        <w:rPr>
          <w:b/>
          <w:color w:val="1D1B11"/>
        </w:rPr>
      </w:pPr>
      <w:r>
        <w:rPr>
          <w:b/>
          <w:color w:val="1D1B11"/>
        </w:rPr>
        <w:t>MECHANICAL ENGINEERING</w:t>
      </w:r>
    </w:p>
    <w:p w14:paraId="43D3A55A" w14:textId="77777777" w:rsidR="004849C2" w:rsidRDefault="00230268">
      <w:pPr>
        <w:spacing w:line="360" w:lineRule="auto"/>
        <w:jc w:val="center"/>
        <w:rPr>
          <w:i/>
          <w:color w:val="000000"/>
          <w:sz w:val="28"/>
          <w:szCs w:val="28"/>
        </w:rPr>
      </w:pPr>
      <w:r>
        <w:rPr>
          <w:i/>
          <w:color w:val="000000"/>
          <w:sz w:val="28"/>
          <w:szCs w:val="28"/>
        </w:rPr>
        <w:t>Submitted by</w:t>
      </w:r>
    </w:p>
    <w:p w14:paraId="297B5938" w14:textId="0A824503" w:rsidR="004849C2" w:rsidRDefault="007612EB">
      <w:pPr>
        <w:jc w:val="center"/>
        <w:rPr>
          <w:b/>
          <w:color w:val="C00000"/>
          <w:sz w:val="28"/>
          <w:szCs w:val="28"/>
        </w:rPr>
      </w:pPr>
      <w:r>
        <w:rPr>
          <w:b/>
          <w:color w:val="C00000"/>
          <w:sz w:val="28"/>
          <w:szCs w:val="28"/>
        </w:rPr>
        <w:t>CHETHAN M</w:t>
      </w:r>
    </w:p>
    <w:p w14:paraId="7C1A85EB" w14:textId="4A71EF5F" w:rsidR="004849C2" w:rsidRDefault="00230268">
      <w:pPr>
        <w:jc w:val="center"/>
      </w:pPr>
      <w:r>
        <w:rPr>
          <w:b/>
          <w:color w:val="000000"/>
        </w:rPr>
        <w:t>(1VE18ME0</w:t>
      </w:r>
      <w:r w:rsidR="007612EB">
        <w:rPr>
          <w:b/>
          <w:color w:val="000000"/>
        </w:rPr>
        <w:t>0</w:t>
      </w:r>
      <w:r>
        <w:rPr>
          <w:b/>
          <w:color w:val="000000"/>
        </w:rPr>
        <w:t>8)</w:t>
      </w:r>
    </w:p>
    <w:p w14:paraId="20907AA4" w14:textId="77777777" w:rsidR="004849C2" w:rsidRDefault="004849C2">
      <w:pPr>
        <w:jc w:val="center"/>
      </w:pPr>
    </w:p>
    <w:p w14:paraId="61BD9934" w14:textId="77777777" w:rsidR="004849C2" w:rsidRDefault="00230268">
      <w:pPr>
        <w:spacing w:line="360" w:lineRule="auto"/>
        <w:jc w:val="center"/>
        <w:rPr>
          <w:b/>
          <w:i/>
          <w:color w:val="002060"/>
        </w:rPr>
      </w:pPr>
      <w:r>
        <w:rPr>
          <w:b/>
          <w:i/>
          <w:color w:val="002060"/>
        </w:rPr>
        <w:t>Internship Carried out</w:t>
      </w:r>
    </w:p>
    <w:p w14:paraId="41AB3F80" w14:textId="77777777" w:rsidR="004849C2" w:rsidRDefault="00230268">
      <w:pPr>
        <w:spacing w:line="360" w:lineRule="auto"/>
        <w:jc w:val="center"/>
        <w:rPr>
          <w:b/>
          <w:i/>
          <w:color w:val="002060"/>
        </w:rPr>
      </w:pPr>
      <w:r>
        <w:rPr>
          <w:b/>
          <w:i/>
          <w:color w:val="002060"/>
        </w:rPr>
        <w:t>at</w:t>
      </w:r>
    </w:p>
    <w:p w14:paraId="61AFE2A5" w14:textId="77777777" w:rsidR="004849C2" w:rsidRDefault="00230268">
      <w:pPr>
        <w:spacing w:line="360" w:lineRule="auto"/>
        <w:jc w:val="center"/>
        <w:rPr>
          <w:b/>
          <w:color w:val="00B050"/>
        </w:rPr>
      </w:pPr>
      <w:r>
        <w:rPr>
          <w:b/>
          <w:color w:val="00B050"/>
        </w:rPr>
        <w:t xml:space="preserve">HITZE EQUIPMENTS (India) PVT. LTD., </w:t>
      </w:r>
    </w:p>
    <w:p w14:paraId="3396C948" w14:textId="77777777" w:rsidR="004849C2" w:rsidRDefault="00230268">
      <w:pPr>
        <w:spacing w:line="360" w:lineRule="auto"/>
        <w:jc w:val="center"/>
        <w:rPr>
          <w:b/>
          <w:color w:val="00B050"/>
        </w:rPr>
      </w:pPr>
      <w:r>
        <w:rPr>
          <w:b/>
          <w:color w:val="00B050"/>
        </w:rPr>
        <w:t>45-B, 2</w:t>
      </w:r>
      <w:r>
        <w:rPr>
          <w:b/>
          <w:color w:val="00B050"/>
          <w:vertAlign w:val="superscript"/>
        </w:rPr>
        <w:t xml:space="preserve">nd </w:t>
      </w:r>
      <w:r>
        <w:rPr>
          <w:b/>
          <w:color w:val="00B050"/>
        </w:rPr>
        <w:t xml:space="preserve">Phase, </w:t>
      </w:r>
      <w:proofErr w:type="spellStart"/>
      <w:r>
        <w:rPr>
          <w:b/>
          <w:color w:val="00B050"/>
        </w:rPr>
        <w:t>Peenya</w:t>
      </w:r>
      <w:proofErr w:type="spellEnd"/>
      <w:r>
        <w:rPr>
          <w:b/>
          <w:color w:val="00B050"/>
        </w:rPr>
        <w:t xml:space="preserve"> Industrial Area, Bengaluru, Karnataka-</w:t>
      </w:r>
      <w:r>
        <w:rPr>
          <w:b/>
          <w:smallCaps/>
          <w:color w:val="00B050"/>
        </w:rPr>
        <w:t>560058</w:t>
      </w:r>
    </w:p>
    <w:p w14:paraId="3AB493DE" w14:textId="77777777" w:rsidR="004849C2" w:rsidRDefault="00230268">
      <w:pPr>
        <w:spacing w:line="360" w:lineRule="auto"/>
        <w:rPr>
          <w:b/>
          <w:color w:val="002060"/>
          <w:sz w:val="28"/>
          <w:szCs w:val="28"/>
        </w:rPr>
      </w:pPr>
      <w:r>
        <w:rPr>
          <w:b/>
          <w:color w:val="002060"/>
          <w:sz w:val="28"/>
          <w:szCs w:val="28"/>
        </w:rPr>
        <w:t xml:space="preserve">      Internal Guide                                                  External Guide    </w:t>
      </w:r>
    </w:p>
    <w:p w14:paraId="3C9974C7" w14:textId="29A44459" w:rsidR="004849C2" w:rsidRDefault="00230268">
      <w:pPr>
        <w:spacing w:line="360" w:lineRule="auto"/>
        <w:rPr>
          <w:b/>
          <w:color w:val="E36C09"/>
        </w:rPr>
      </w:pPr>
      <w:r>
        <w:rPr>
          <w:b/>
          <w:color w:val="E36C09"/>
        </w:rPr>
        <w:t xml:space="preserve">     </w:t>
      </w:r>
      <w:r w:rsidR="001948DB">
        <w:rPr>
          <w:b/>
          <w:color w:val="E36C09"/>
        </w:rPr>
        <w:t xml:space="preserve">    Mr. Mohan V</w:t>
      </w:r>
      <w:r>
        <w:rPr>
          <w:b/>
          <w:color w:val="E36C09"/>
        </w:rPr>
        <w:tab/>
      </w:r>
      <w:r>
        <w:rPr>
          <w:b/>
          <w:color w:val="E36C09"/>
        </w:rPr>
        <w:tab/>
        <w:t xml:space="preserve">                                   </w:t>
      </w:r>
      <w:r w:rsidR="000C27CE">
        <w:rPr>
          <w:b/>
          <w:color w:val="E36C09"/>
        </w:rPr>
        <w:t xml:space="preserve">          Dr. Narendra Reddy</w:t>
      </w:r>
    </w:p>
    <w:p w14:paraId="6621DAEB" w14:textId="4098E2BF" w:rsidR="004849C2" w:rsidRDefault="00230268">
      <w:pPr>
        <w:spacing w:line="360" w:lineRule="auto"/>
        <w:rPr>
          <w:b/>
          <w:color w:val="E36C09"/>
        </w:rPr>
      </w:pPr>
      <w:r>
        <w:rPr>
          <w:b/>
          <w:color w:val="E36C09"/>
        </w:rPr>
        <w:t xml:space="preserve">    </w:t>
      </w:r>
      <w:r w:rsidR="001948DB">
        <w:rPr>
          <w:b/>
          <w:color w:val="E36C09"/>
        </w:rPr>
        <w:t>Ass</w:t>
      </w:r>
      <w:r w:rsidR="000C27CE">
        <w:rPr>
          <w:b/>
          <w:color w:val="E36C09"/>
        </w:rPr>
        <w:t>istant</w:t>
      </w:r>
      <w:r w:rsidR="001948DB">
        <w:rPr>
          <w:b/>
          <w:color w:val="E36C09"/>
        </w:rPr>
        <w:t xml:space="preserve"> </w:t>
      </w:r>
      <w:r>
        <w:rPr>
          <w:b/>
          <w:color w:val="E36C09"/>
        </w:rPr>
        <w:t xml:space="preserve">Prof., </w:t>
      </w:r>
      <w:proofErr w:type="gramStart"/>
      <w:r>
        <w:rPr>
          <w:b/>
          <w:color w:val="E36C09"/>
        </w:rPr>
        <w:t xml:space="preserve">MED,   </w:t>
      </w:r>
      <w:proofErr w:type="gramEnd"/>
      <w:r>
        <w:rPr>
          <w:b/>
          <w:color w:val="E36C09"/>
        </w:rPr>
        <w:t xml:space="preserve">                                                            </w:t>
      </w:r>
      <w:r w:rsidR="000C27CE">
        <w:rPr>
          <w:b/>
          <w:color w:val="E36C09"/>
        </w:rPr>
        <w:t>D</w:t>
      </w:r>
      <w:r w:rsidR="00E86470">
        <w:rPr>
          <w:b/>
          <w:color w:val="E36C09"/>
        </w:rPr>
        <w:t>i</w:t>
      </w:r>
      <w:r w:rsidR="000C27CE">
        <w:rPr>
          <w:b/>
          <w:color w:val="E36C09"/>
        </w:rPr>
        <w:t>rector</w:t>
      </w:r>
    </w:p>
    <w:p w14:paraId="3BD86767" w14:textId="2BBF387A" w:rsidR="004849C2" w:rsidRDefault="00230268">
      <w:pPr>
        <w:spacing w:line="360" w:lineRule="auto"/>
        <w:rPr>
          <w:b/>
          <w:color w:val="E36C09"/>
        </w:rPr>
      </w:pPr>
      <w:r>
        <w:rPr>
          <w:b/>
          <w:color w:val="E36C09"/>
        </w:rPr>
        <w:t xml:space="preserve">       SVCE, Bengaluru                                      </w:t>
      </w:r>
      <w:r w:rsidR="00E86470">
        <w:rPr>
          <w:b/>
          <w:color w:val="E36C09"/>
        </w:rPr>
        <w:t xml:space="preserve">             </w:t>
      </w:r>
      <w:proofErr w:type="spellStart"/>
      <w:r w:rsidR="00E86470">
        <w:rPr>
          <w:b/>
          <w:color w:val="E36C09"/>
        </w:rPr>
        <w:t>Agringenium</w:t>
      </w:r>
      <w:proofErr w:type="spellEnd"/>
      <w:r w:rsidR="00E86470">
        <w:rPr>
          <w:b/>
          <w:color w:val="E36C09"/>
        </w:rPr>
        <w:t xml:space="preserve"> Innovations</w:t>
      </w:r>
    </w:p>
    <w:p w14:paraId="7803A1D2" w14:textId="080290DB" w:rsidR="004849C2" w:rsidRDefault="005D6490">
      <w:pPr>
        <w:spacing w:line="360" w:lineRule="auto"/>
        <w:rPr>
          <w:b/>
          <w:color w:val="E36C09"/>
        </w:rPr>
      </w:pPr>
      <w:r>
        <w:rPr>
          <w:noProof/>
        </w:rPr>
        <w:drawing>
          <wp:anchor distT="0" distB="0" distL="114300" distR="114300" simplePos="0" relativeHeight="251722752" behindDoc="1" locked="0" layoutInCell="1" allowOverlap="1" wp14:anchorId="39658088" wp14:editId="2032A8B6">
            <wp:simplePos x="0" y="0"/>
            <wp:positionH relativeFrom="column">
              <wp:posOffset>3453977</wp:posOffset>
            </wp:positionH>
            <wp:positionV relativeFrom="paragraph">
              <wp:posOffset>18415</wp:posOffset>
            </wp:positionV>
            <wp:extent cx="1875155" cy="695960"/>
            <wp:effectExtent l="0" t="0" r="0" b="8890"/>
            <wp:wrapTight wrapText="bothSides">
              <wp:wrapPolygon edited="0">
                <wp:start x="0" y="0"/>
                <wp:lineTo x="0" y="21285"/>
                <wp:lineTo x="21285" y="21285"/>
                <wp:lineTo x="2128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126000"/>
                              </a14:imgEffect>
                            </a14:imgLayer>
                          </a14:imgProps>
                        </a:ext>
                        <a:ext uri="{28A0092B-C50C-407E-A947-70E740481C1C}">
                          <a14:useLocalDpi xmlns:a14="http://schemas.microsoft.com/office/drawing/2010/main" val="0"/>
                        </a:ext>
                      </a:extLst>
                    </a:blip>
                    <a:srcRect/>
                    <a:stretch>
                      <a:fillRect/>
                    </a:stretch>
                  </pic:blipFill>
                  <pic:spPr bwMode="auto">
                    <a:xfrm>
                      <a:off x="0" y="0"/>
                      <a:ext cx="1875155" cy="69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268">
        <w:rPr>
          <w:noProof/>
        </w:rPr>
        <w:drawing>
          <wp:anchor distT="0" distB="0" distL="114300" distR="114300" simplePos="0" relativeHeight="251658240" behindDoc="0" locked="0" layoutInCell="1" hidden="0" allowOverlap="1" wp14:anchorId="5F27D7C2" wp14:editId="168D048C">
            <wp:simplePos x="0" y="0"/>
            <wp:positionH relativeFrom="column">
              <wp:posOffset>454025</wp:posOffset>
            </wp:positionH>
            <wp:positionV relativeFrom="paragraph">
              <wp:posOffset>69215</wp:posOffset>
            </wp:positionV>
            <wp:extent cx="828040" cy="736600"/>
            <wp:effectExtent l="0" t="0" r="0" b="0"/>
            <wp:wrapSquare wrapText="bothSides" distT="0" distB="0" distL="114300" distR="114300"/>
            <wp:docPr id="31" name="image4.png" descr="Picture3"/>
            <wp:cNvGraphicFramePr/>
            <a:graphic xmlns:a="http://schemas.openxmlformats.org/drawingml/2006/main">
              <a:graphicData uri="http://schemas.openxmlformats.org/drawingml/2006/picture">
                <pic:pic xmlns:pic="http://schemas.openxmlformats.org/drawingml/2006/picture">
                  <pic:nvPicPr>
                    <pic:cNvPr id="0" name="image4.png" descr="Picture3"/>
                    <pic:cNvPicPr preferRelativeResize="0"/>
                  </pic:nvPicPr>
                  <pic:blipFill>
                    <a:blip r:embed="rId11"/>
                    <a:srcRect/>
                    <a:stretch>
                      <a:fillRect/>
                    </a:stretch>
                  </pic:blipFill>
                  <pic:spPr>
                    <a:xfrm>
                      <a:off x="0" y="0"/>
                      <a:ext cx="828040" cy="736600"/>
                    </a:xfrm>
                    <a:prstGeom prst="rect">
                      <a:avLst/>
                    </a:prstGeom>
                    <a:ln/>
                  </pic:spPr>
                </pic:pic>
              </a:graphicData>
            </a:graphic>
          </wp:anchor>
        </w:drawing>
      </w:r>
    </w:p>
    <w:p w14:paraId="3E63F977" w14:textId="064108FD" w:rsidR="004849C2" w:rsidRDefault="00230268">
      <w:pPr>
        <w:spacing w:line="360" w:lineRule="auto"/>
        <w:rPr>
          <w:b/>
          <w:color w:val="002060"/>
        </w:rPr>
      </w:pPr>
      <w:r>
        <w:rPr>
          <w:b/>
          <w:color w:val="002060"/>
        </w:rPr>
        <w:t xml:space="preserve">      </w:t>
      </w:r>
      <w:r>
        <w:t xml:space="preserve">                                                                                </w:t>
      </w:r>
    </w:p>
    <w:p w14:paraId="1C660D98" w14:textId="77777777" w:rsidR="004849C2" w:rsidRDefault="004849C2">
      <w:pPr>
        <w:pBdr>
          <w:top w:val="nil"/>
          <w:left w:val="nil"/>
          <w:bottom w:val="nil"/>
          <w:right w:val="nil"/>
          <w:between w:val="nil"/>
        </w:pBdr>
        <w:spacing w:line="360" w:lineRule="auto"/>
        <w:jc w:val="center"/>
        <w:rPr>
          <w:b/>
          <w:color w:val="FF0000"/>
        </w:rPr>
      </w:pPr>
    </w:p>
    <w:p w14:paraId="12243F03" w14:textId="222988A9" w:rsidR="004849C2" w:rsidRDefault="004849C2">
      <w:pPr>
        <w:pBdr>
          <w:top w:val="nil"/>
          <w:left w:val="nil"/>
          <w:bottom w:val="nil"/>
          <w:right w:val="nil"/>
          <w:between w:val="nil"/>
        </w:pBdr>
        <w:spacing w:line="360" w:lineRule="auto"/>
        <w:jc w:val="center"/>
        <w:rPr>
          <w:b/>
          <w:color w:val="FF0000"/>
        </w:rPr>
      </w:pPr>
    </w:p>
    <w:p w14:paraId="139211D0" w14:textId="77777777" w:rsidR="004849C2" w:rsidRDefault="00230268">
      <w:pPr>
        <w:pBdr>
          <w:top w:val="nil"/>
          <w:left w:val="nil"/>
          <w:bottom w:val="nil"/>
          <w:right w:val="nil"/>
          <w:between w:val="nil"/>
        </w:pBdr>
        <w:spacing w:line="360" w:lineRule="auto"/>
        <w:jc w:val="center"/>
        <w:rPr>
          <w:b/>
          <w:color w:val="FF0000"/>
        </w:rPr>
      </w:pPr>
      <w:r>
        <w:rPr>
          <w:b/>
          <w:color w:val="FF0000"/>
        </w:rPr>
        <w:t>DEPARTMENT OF MECHANICAL ENGINEERING</w:t>
      </w:r>
    </w:p>
    <w:p w14:paraId="65C2031F" w14:textId="77777777" w:rsidR="004849C2" w:rsidRDefault="00230268">
      <w:pPr>
        <w:pBdr>
          <w:top w:val="nil"/>
          <w:left w:val="nil"/>
          <w:bottom w:val="nil"/>
          <w:right w:val="nil"/>
          <w:between w:val="nil"/>
        </w:pBdr>
        <w:spacing w:line="360" w:lineRule="auto"/>
        <w:jc w:val="center"/>
        <w:rPr>
          <w:b/>
          <w:color w:val="FF0000"/>
          <w:sz w:val="28"/>
          <w:szCs w:val="28"/>
        </w:rPr>
      </w:pPr>
      <w:r>
        <w:rPr>
          <w:b/>
          <w:color w:val="FF0000"/>
          <w:sz w:val="28"/>
          <w:szCs w:val="28"/>
        </w:rPr>
        <w:t>SRI VENKATESHWARA COLLEGE OF ENGINEERING</w:t>
      </w:r>
    </w:p>
    <w:p w14:paraId="5EFE9CB1" w14:textId="77777777" w:rsidR="004849C2" w:rsidRDefault="00230268">
      <w:pPr>
        <w:pBdr>
          <w:top w:val="nil"/>
          <w:left w:val="nil"/>
          <w:bottom w:val="nil"/>
          <w:right w:val="nil"/>
          <w:between w:val="nil"/>
        </w:pBdr>
        <w:spacing w:line="360" w:lineRule="auto"/>
        <w:jc w:val="center"/>
        <w:rPr>
          <w:b/>
          <w:color w:val="FF0000"/>
        </w:rPr>
      </w:pPr>
      <w:r>
        <w:rPr>
          <w:b/>
          <w:color w:val="FF0000"/>
        </w:rPr>
        <w:t>Vidyanagar, Bengaluru-562157</w:t>
      </w:r>
    </w:p>
    <w:p w14:paraId="68CE29BC" w14:textId="77777777" w:rsidR="004849C2" w:rsidRDefault="00230268">
      <w:pPr>
        <w:pBdr>
          <w:top w:val="nil"/>
          <w:left w:val="nil"/>
          <w:bottom w:val="nil"/>
          <w:right w:val="nil"/>
          <w:between w:val="nil"/>
        </w:pBdr>
        <w:jc w:val="center"/>
        <w:rPr>
          <w:b/>
          <w:color w:val="FF0000"/>
        </w:rPr>
        <w:sectPr w:rsidR="004849C2" w:rsidSect="003768AA">
          <w:pgSz w:w="11907" w:h="16839"/>
          <w:pgMar w:top="1080" w:right="1440" w:bottom="1080" w:left="1800" w:header="720" w:footer="720" w:gutter="0"/>
          <w:pgNumType w:start="1"/>
          <w:cols w:space="720"/>
        </w:sectPr>
      </w:pPr>
      <w:r>
        <w:rPr>
          <w:b/>
          <w:color w:val="FF0000"/>
        </w:rPr>
        <w:t>2020-2021</w:t>
      </w:r>
    </w:p>
    <w:p w14:paraId="4823FFAB" w14:textId="30F810B9" w:rsidR="004849C2" w:rsidRDefault="00D62230">
      <w:pPr>
        <w:jc w:val="center"/>
        <w:rPr>
          <w:color w:val="76923C"/>
          <w:sz w:val="36"/>
          <w:szCs w:val="36"/>
        </w:rPr>
      </w:pPr>
      <w:r>
        <w:rPr>
          <w:noProof/>
        </w:rPr>
        <w:lastRenderedPageBreak/>
        <mc:AlternateContent>
          <mc:Choice Requires="wps">
            <w:drawing>
              <wp:anchor distT="0" distB="0" distL="114300" distR="114300" simplePos="0" relativeHeight="251725824" behindDoc="1" locked="0" layoutInCell="1" allowOverlap="1" wp14:anchorId="4E6A1061" wp14:editId="00A0A9AC">
                <wp:simplePos x="0" y="0"/>
                <wp:positionH relativeFrom="margin">
                  <wp:align>left</wp:align>
                </wp:positionH>
                <wp:positionV relativeFrom="paragraph">
                  <wp:posOffset>-304800</wp:posOffset>
                </wp:positionV>
                <wp:extent cx="5699760" cy="9453880"/>
                <wp:effectExtent l="0" t="0" r="15240" b="13970"/>
                <wp:wrapNone/>
                <wp:docPr id="75" name="Rectangle 75"/>
                <wp:cNvGraphicFramePr/>
                <a:graphic xmlns:a="http://schemas.openxmlformats.org/drawingml/2006/main">
                  <a:graphicData uri="http://schemas.microsoft.com/office/word/2010/wordprocessingShape">
                    <wps:wsp>
                      <wps:cNvSpPr/>
                      <wps:spPr>
                        <a:xfrm>
                          <a:off x="0" y="0"/>
                          <a:ext cx="5699760"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CA193" id="Rectangle 75" o:spid="_x0000_s1026" style="position:absolute;margin-left:0;margin-top:-24pt;width:448.8pt;height:744.4pt;z-index:-251590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" fillcolor="white [3201]" strokecolor="black [3200]" strokeweight="2pt">
                <w10:wrap anchorx="margin"/>
              </v:rect>
            </w:pict>
          </mc:Fallback>
        </mc:AlternateContent>
      </w:r>
      <w:r w:rsidR="00230268">
        <w:rPr>
          <w:b/>
          <w:color w:val="76923C"/>
          <w:sz w:val="36"/>
          <w:szCs w:val="36"/>
        </w:rPr>
        <w:t>VISVESVARAYA TECHNOLOGICAL UNIVERSITY</w:t>
      </w:r>
    </w:p>
    <w:p w14:paraId="28140BF4" w14:textId="77777777" w:rsidR="004849C2" w:rsidRDefault="00230268">
      <w:pPr>
        <w:jc w:val="center"/>
        <w:rPr>
          <w:color w:val="76923C"/>
          <w:sz w:val="28"/>
          <w:szCs w:val="28"/>
        </w:rPr>
      </w:pPr>
      <w:r>
        <w:rPr>
          <w:color w:val="76923C"/>
          <w:sz w:val="28"/>
          <w:szCs w:val="28"/>
        </w:rPr>
        <w:t xml:space="preserve">Jnana </w:t>
      </w:r>
      <w:proofErr w:type="spellStart"/>
      <w:r>
        <w:rPr>
          <w:color w:val="76923C"/>
          <w:sz w:val="28"/>
          <w:szCs w:val="28"/>
        </w:rPr>
        <w:t>Sangama</w:t>
      </w:r>
      <w:proofErr w:type="spellEnd"/>
      <w:r>
        <w:rPr>
          <w:color w:val="76923C"/>
          <w:sz w:val="28"/>
          <w:szCs w:val="28"/>
        </w:rPr>
        <w:t>, Belagavi-560018, Karnataka, India</w:t>
      </w:r>
    </w:p>
    <w:p w14:paraId="241B5866" w14:textId="77777777" w:rsidR="004849C2" w:rsidRDefault="004849C2">
      <w:pPr>
        <w:jc w:val="center"/>
        <w:rPr>
          <w:color w:val="76923C"/>
          <w:sz w:val="28"/>
          <w:szCs w:val="28"/>
        </w:rPr>
      </w:pPr>
    </w:p>
    <w:p w14:paraId="481B02D7" w14:textId="77777777" w:rsidR="004849C2" w:rsidRDefault="00230268">
      <w:pPr>
        <w:jc w:val="center"/>
      </w:pPr>
      <w:r>
        <w:rPr>
          <w:noProof/>
        </w:rPr>
        <w:drawing>
          <wp:inline distT="0" distB="0" distL="0" distR="0" wp14:anchorId="4E6110AE" wp14:editId="7CC9BE2C">
            <wp:extent cx="1296098" cy="1211580"/>
            <wp:effectExtent l="0" t="0" r="0" b="0"/>
            <wp:docPr id="51" name="image43.png" descr="download"/>
            <wp:cNvGraphicFramePr/>
            <a:graphic xmlns:a="http://schemas.openxmlformats.org/drawingml/2006/main">
              <a:graphicData uri="http://schemas.openxmlformats.org/drawingml/2006/picture">
                <pic:pic xmlns:pic="http://schemas.openxmlformats.org/drawingml/2006/picture">
                  <pic:nvPicPr>
                    <pic:cNvPr id="0" name="image43.png" descr="download"/>
                    <pic:cNvPicPr preferRelativeResize="0"/>
                  </pic:nvPicPr>
                  <pic:blipFill>
                    <a:blip r:embed="rId8"/>
                    <a:srcRect/>
                    <a:stretch>
                      <a:fillRect/>
                    </a:stretch>
                  </pic:blipFill>
                  <pic:spPr>
                    <a:xfrm>
                      <a:off x="0" y="0"/>
                      <a:ext cx="1296098" cy="1211580"/>
                    </a:xfrm>
                    <a:prstGeom prst="rect">
                      <a:avLst/>
                    </a:prstGeom>
                    <a:ln/>
                  </pic:spPr>
                </pic:pic>
              </a:graphicData>
            </a:graphic>
          </wp:inline>
        </w:drawing>
      </w:r>
    </w:p>
    <w:p w14:paraId="4F48DE60" w14:textId="77777777" w:rsidR="004849C2" w:rsidRDefault="00230268">
      <w:pPr>
        <w:ind w:left="2880" w:firstLine="720"/>
        <w:rPr>
          <w:b/>
          <w:color w:val="000000"/>
        </w:rPr>
      </w:pPr>
      <w:r>
        <w:rPr>
          <w:b/>
          <w:color w:val="000000"/>
        </w:rPr>
        <w:tab/>
      </w:r>
    </w:p>
    <w:p w14:paraId="3987F4C6" w14:textId="77777777" w:rsidR="004849C2" w:rsidRDefault="00230268">
      <w:pPr>
        <w:tabs>
          <w:tab w:val="left" w:pos="3150"/>
        </w:tabs>
        <w:spacing w:line="360" w:lineRule="auto"/>
        <w:jc w:val="center"/>
        <w:rPr>
          <w:b/>
          <w:color w:val="000000"/>
        </w:rPr>
      </w:pPr>
      <w:r>
        <w:rPr>
          <w:b/>
          <w:color w:val="000000"/>
        </w:rPr>
        <w:t xml:space="preserve">Internship report on </w:t>
      </w:r>
    </w:p>
    <w:p w14:paraId="2FC618FC" w14:textId="0C61E3A2" w:rsidR="004849C2" w:rsidRDefault="00230268">
      <w:pPr>
        <w:spacing w:line="360" w:lineRule="auto"/>
        <w:jc w:val="center"/>
        <w:rPr>
          <w:b/>
          <w:color w:val="FF0000"/>
          <w:sz w:val="32"/>
          <w:szCs w:val="32"/>
        </w:rPr>
      </w:pPr>
      <w:r>
        <w:rPr>
          <w:b/>
          <w:color w:val="FF0000"/>
          <w:sz w:val="32"/>
          <w:szCs w:val="32"/>
        </w:rPr>
        <w:t>“</w:t>
      </w:r>
      <w:r w:rsidR="00CE517F">
        <w:rPr>
          <w:b/>
          <w:color w:val="FF0000"/>
          <w:sz w:val="28"/>
          <w:szCs w:val="28"/>
        </w:rPr>
        <w:t>BIO COMPOSITES AGRICULTURAL WAST</w:t>
      </w:r>
      <w:r w:rsidR="00841462">
        <w:rPr>
          <w:b/>
          <w:color w:val="FF0000"/>
          <w:sz w:val="28"/>
          <w:szCs w:val="28"/>
        </w:rPr>
        <w:t>E</w:t>
      </w:r>
      <w:r>
        <w:rPr>
          <w:b/>
          <w:color w:val="FF0000"/>
          <w:sz w:val="32"/>
          <w:szCs w:val="32"/>
        </w:rPr>
        <w:t>”</w:t>
      </w:r>
    </w:p>
    <w:p w14:paraId="5DB95935" w14:textId="77777777" w:rsidR="004849C2" w:rsidRDefault="00230268">
      <w:pPr>
        <w:spacing w:line="480" w:lineRule="auto"/>
        <w:jc w:val="center"/>
      </w:pPr>
      <w:r>
        <w:t>Submitted in partial fulfillment of the requirements for the award of the degree in</w:t>
      </w:r>
    </w:p>
    <w:p w14:paraId="2AA0220B" w14:textId="77777777" w:rsidR="004849C2" w:rsidRDefault="00230268">
      <w:pPr>
        <w:jc w:val="center"/>
        <w:rPr>
          <w:b/>
          <w:color w:val="1F497D"/>
        </w:rPr>
      </w:pPr>
      <w:r>
        <w:rPr>
          <w:b/>
          <w:color w:val="1F497D"/>
        </w:rPr>
        <w:t>BACHELOR OF ENGINEERING</w:t>
      </w:r>
    </w:p>
    <w:p w14:paraId="5C46C707" w14:textId="77777777" w:rsidR="004849C2" w:rsidRDefault="00230268">
      <w:pPr>
        <w:jc w:val="center"/>
        <w:rPr>
          <w:b/>
          <w:color w:val="1F497D"/>
        </w:rPr>
      </w:pPr>
      <w:r>
        <w:rPr>
          <w:b/>
          <w:color w:val="1F497D"/>
        </w:rPr>
        <w:t>in</w:t>
      </w:r>
    </w:p>
    <w:p w14:paraId="224E38E1" w14:textId="77777777" w:rsidR="004849C2" w:rsidRDefault="00230268">
      <w:pPr>
        <w:jc w:val="center"/>
        <w:rPr>
          <w:b/>
          <w:color w:val="1F497D"/>
        </w:rPr>
      </w:pPr>
      <w:r>
        <w:rPr>
          <w:b/>
          <w:color w:val="1F497D"/>
        </w:rPr>
        <w:t>MECHANICAL ENGINEERING</w:t>
      </w:r>
    </w:p>
    <w:p w14:paraId="2DE8C158" w14:textId="77777777" w:rsidR="004849C2" w:rsidRDefault="004849C2">
      <w:pPr>
        <w:jc w:val="center"/>
        <w:rPr>
          <w:b/>
          <w:color w:val="1F497D"/>
        </w:rPr>
      </w:pPr>
    </w:p>
    <w:p w14:paraId="554E09E2" w14:textId="77777777" w:rsidR="004849C2" w:rsidRDefault="00230268">
      <w:pPr>
        <w:spacing w:line="360" w:lineRule="auto"/>
        <w:jc w:val="center"/>
        <w:rPr>
          <w:i/>
          <w:color w:val="000000"/>
          <w:sz w:val="28"/>
          <w:szCs w:val="28"/>
        </w:rPr>
      </w:pPr>
      <w:r>
        <w:rPr>
          <w:i/>
          <w:color w:val="000000"/>
          <w:sz w:val="28"/>
          <w:szCs w:val="28"/>
        </w:rPr>
        <w:t>Submitted by</w:t>
      </w:r>
    </w:p>
    <w:p w14:paraId="2DDE16CB" w14:textId="2C794667" w:rsidR="004849C2" w:rsidRDefault="007D1746">
      <w:pPr>
        <w:jc w:val="center"/>
        <w:rPr>
          <w:b/>
          <w:color w:val="C00000"/>
          <w:sz w:val="28"/>
          <w:szCs w:val="28"/>
        </w:rPr>
      </w:pPr>
      <w:r>
        <w:rPr>
          <w:b/>
          <w:color w:val="C00000"/>
          <w:sz w:val="28"/>
          <w:szCs w:val="28"/>
        </w:rPr>
        <w:t>CHETHAN M</w:t>
      </w:r>
    </w:p>
    <w:p w14:paraId="3C1D2E9B" w14:textId="5455D072" w:rsidR="004849C2" w:rsidRDefault="00230268">
      <w:pPr>
        <w:jc w:val="center"/>
        <w:rPr>
          <w:b/>
          <w:color w:val="C00000"/>
          <w:sz w:val="28"/>
          <w:szCs w:val="28"/>
        </w:rPr>
      </w:pPr>
      <w:r>
        <w:rPr>
          <w:b/>
          <w:color w:val="C00000"/>
          <w:sz w:val="28"/>
          <w:szCs w:val="28"/>
        </w:rPr>
        <w:t>(1VE18ME0</w:t>
      </w:r>
      <w:r w:rsidR="007D1746">
        <w:rPr>
          <w:b/>
          <w:color w:val="C00000"/>
          <w:sz w:val="28"/>
          <w:szCs w:val="28"/>
        </w:rPr>
        <w:t>0</w:t>
      </w:r>
      <w:r>
        <w:rPr>
          <w:b/>
          <w:color w:val="C00000"/>
          <w:sz w:val="28"/>
          <w:szCs w:val="28"/>
        </w:rPr>
        <w:t>8)</w:t>
      </w:r>
    </w:p>
    <w:p w14:paraId="4691C760" w14:textId="77777777" w:rsidR="004849C2" w:rsidRDefault="004849C2"/>
    <w:p w14:paraId="619A8A43" w14:textId="77777777" w:rsidR="004849C2" w:rsidRDefault="004849C2"/>
    <w:p w14:paraId="00B704C2" w14:textId="77777777" w:rsidR="004849C2" w:rsidRDefault="00230268">
      <w:pPr>
        <w:spacing w:line="360" w:lineRule="auto"/>
        <w:jc w:val="center"/>
        <w:rPr>
          <w:b/>
        </w:rPr>
      </w:pPr>
      <w:r>
        <w:rPr>
          <w:b/>
        </w:rPr>
        <w:t>Under The Guidance of</w:t>
      </w:r>
    </w:p>
    <w:p w14:paraId="083E46D8" w14:textId="0D349038" w:rsidR="004849C2" w:rsidRDefault="0070454A">
      <w:pPr>
        <w:jc w:val="center"/>
        <w:rPr>
          <w:b/>
          <w:color w:val="7030A0"/>
        </w:rPr>
      </w:pPr>
      <w:r>
        <w:rPr>
          <w:b/>
          <w:color w:val="7030A0"/>
        </w:rPr>
        <w:t>Mr. Mohan V</w:t>
      </w:r>
    </w:p>
    <w:p w14:paraId="58308112" w14:textId="77AF408E" w:rsidR="004849C2" w:rsidRDefault="0070454A">
      <w:pPr>
        <w:spacing w:line="276" w:lineRule="auto"/>
        <w:jc w:val="center"/>
        <w:rPr>
          <w:b/>
          <w:color w:val="7030A0"/>
        </w:rPr>
      </w:pPr>
      <w:r>
        <w:rPr>
          <w:b/>
          <w:color w:val="7030A0"/>
        </w:rPr>
        <w:t xml:space="preserve">Assistant </w:t>
      </w:r>
      <w:r w:rsidR="00230268">
        <w:rPr>
          <w:b/>
          <w:color w:val="7030A0"/>
        </w:rPr>
        <w:t xml:space="preserve">Professor, </w:t>
      </w:r>
    </w:p>
    <w:p w14:paraId="57D46225" w14:textId="77777777" w:rsidR="004849C2" w:rsidRDefault="00230268">
      <w:pPr>
        <w:spacing w:line="276" w:lineRule="auto"/>
        <w:jc w:val="center"/>
        <w:rPr>
          <w:b/>
          <w:color w:val="7030A0"/>
        </w:rPr>
      </w:pPr>
      <w:r>
        <w:rPr>
          <w:b/>
          <w:color w:val="7030A0"/>
        </w:rPr>
        <w:t>Department of Mechanical Engineering</w:t>
      </w:r>
    </w:p>
    <w:p w14:paraId="09C61C6E" w14:textId="77777777" w:rsidR="004849C2" w:rsidRDefault="004849C2">
      <w:pPr>
        <w:spacing w:line="360" w:lineRule="auto"/>
        <w:jc w:val="center"/>
        <w:rPr>
          <w:b/>
          <w:color w:val="002060"/>
        </w:rPr>
      </w:pPr>
    </w:p>
    <w:p w14:paraId="103D6C86" w14:textId="77777777" w:rsidR="004849C2" w:rsidRDefault="00230268">
      <w:pPr>
        <w:spacing w:line="360" w:lineRule="auto"/>
        <w:jc w:val="center"/>
        <w:rPr>
          <w:b/>
          <w:color w:val="000000"/>
        </w:rPr>
      </w:pPr>
      <w:r>
        <w:rPr>
          <w:b/>
          <w:noProof/>
          <w:sz w:val="28"/>
          <w:szCs w:val="28"/>
        </w:rPr>
        <w:drawing>
          <wp:inline distT="0" distB="0" distL="0" distR="0" wp14:anchorId="62918B74" wp14:editId="049FC985">
            <wp:extent cx="3878978" cy="1022292"/>
            <wp:effectExtent l="0" t="0" r="0" b="0"/>
            <wp:docPr id="50" name="image46.png" descr="D:\svce logo.jpg"/>
            <wp:cNvGraphicFramePr/>
            <a:graphic xmlns:a="http://schemas.openxmlformats.org/drawingml/2006/main">
              <a:graphicData uri="http://schemas.openxmlformats.org/drawingml/2006/picture">
                <pic:pic xmlns:pic="http://schemas.openxmlformats.org/drawingml/2006/picture">
                  <pic:nvPicPr>
                    <pic:cNvPr id="0" name="image46.png" descr="D:\svce logo.jpg"/>
                    <pic:cNvPicPr preferRelativeResize="0"/>
                  </pic:nvPicPr>
                  <pic:blipFill>
                    <a:blip r:embed="rId12"/>
                    <a:srcRect/>
                    <a:stretch>
                      <a:fillRect/>
                    </a:stretch>
                  </pic:blipFill>
                  <pic:spPr>
                    <a:xfrm>
                      <a:off x="0" y="0"/>
                      <a:ext cx="3878978" cy="1022292"/>
                    </a:xfrm>
                    <a:prstGeom prst="rect">
                      <a:avLst/>
                    </a:prstGeom>
                    <a:ln/>
                  </pic:spPr>
                </pic:pic>
              </a:graphicData>
            </a:graphic>
          </wp:inline>
        </w:drawing>
      </w:r>
      <w:r>
        <w:rPr>
          <w:b/>
          <w:sz w:val="28"/>
          <w:szCs w:val="28"/>
        </w:rPr>
        <w:t xml:space="preserve">      </w:t>
      </w:r>
      <w:r>
        <w:rPr>
          <w:b/>
          <w:noProof/>
          <w:sz w:val="28"/>
          <w:szCs w:val="28"/>
        </w:rPr>
        <w:drawing>
          <wp:inline distT="0" distB="0" distL="0" distR="0" wp14:anchorId="0102A7C5" wp14:editId="5DEAE9BC">
            <wp:extent cx="1035818" cy="947283"/>
            <wp:effectExtent l="0" t="0" r="0" b="0"/>
            <wp:docPr id="54" name="image50.png" descr="E:\Vedu\SVCE\NBA\Dept Logo.jpg"/>
            <wp:cNvGraphicFramePr/>
            <a:graphic xmlns:a="http://schemas.openxmlformats.org/drawingml/2006/main">
              <a:graphicData uri="http://schemas.openxmlformats.org/drawingml/2006/picture">
                <pic:pic xmlns:pic="http://schemas.openxmlformats.org/drawingml/2006/picture">
                  <pic:nvPicPr>
                    <pic:cNvPr id="0" name="image50.png" descr="E:\Vedu\SVCE\NBA\Dept Logo.jpg"/>
                    <pic:cNvPicPr preferRelativeResize="0"/>
                  </pic:nvPicPr>
                  <pic:blipFill>
                    <a:blip r:embed="rId13"/>
                    <a:srcRect/>
                    <a:stretch>
                      <a:fillRect/>
                    </a:stretch>
                  </pic:blipFill>
                  <pic:spPr>
                    <a:xfrm>
                      <a:off x="0" y="0"/>
                      <a:ext cx="1035818" cy="947283"/>
                    </a:xfrm>
                    <a:prstGeom prst="rect">
                      <a:avLst/>
                    </a:prstGeom>
                    <a:ln/>
                  </pic:spPr>
                </pic:pic>
              </a:graphicData>
            </a:graphic>
          </wp:inline>
        </w:drawing>
      </w:r>
      <w:r>
        <w:rPr>
          <w:b/>
          <w:sz w:val="28"/>
          <w:szCs w:val="28"/>
        </w:rPr>
        <w:tab/>
      </w:r>
    </w:p>
    <w:p w14:paraId="1F790BE0" w14:textId="77777777" w:rsidR="004849C2" w:rsidRDefault="004849C2">
      <w:pPr>
        <w:pBdr>
          <w:top w:val="nil"/>
          <w:left w:val="nil"/>
          <w:bottom w:val="nil"/>
          <w:right w:val="nil"/>
          <w:between w:val="nil"/>
        </w:pBdr>
        <w:spacing w:line="360" w:lineRule="auto"/>
        <w:jc w:val="center"/>
        <w:rPr>
          <w:b/>
          <w:color w:val="FF0000"/>
        </w:rPr>
      </w:pPr>
    </w:p>
    <w:p w14:paraId="01C956E3" w14:textId="44B1BD16" w:rsidR="004849C2" w:rsidRDefault="00230268">
      <w:pPr>
        <w:pBdr>
          <w:top w:val="nil"/>
          <w:left w:val="nil"/>
          <w:bottom w:val="nil"/>
          <w:right w:val="nil"/>
          <w:between w:val="nil"/>
        </w:pBdr>
        <w:spacing w:line="360" w:lineRule="auto"/>
        <w:jc w:val="center"/>
        <w:rPr>
          <w:b/>
          <w:color w:val="FF0000"/>
        </w:rPr>
      </w:pPr>
      <w:r>
        <w:rPr>
          <w:b/>
          <w:color w:val="FF0000"/>
        </w:rPr>
        <w:t>DEPARTMENT OF MECHANICAL ENGINEERING</w:t>
      </w:r>
    </w:p>
    <w:p w14:paraId="2416F305" w14:textId="77777777" w:rsidR="004849C2" w:rsidRDefault="00230268">
      <w:pPr>
        <w:pBdr>
          <w:top w:val="nil"/>
          <w:left w:val="nil"/>
          <w:bottom w:val="nil"/>
          <w:right w:val="nil"/>
          <w:between w:val="nil"/>
        </w:pBdr>
        <w:spacing w:line="360" w:lineRule="auto"/>
        <w:jc w:val="center"/>
        <w:rPr>
          <w:b/>
          <w:color w:val="FF0000"/>
          <w:sz w:val="28"/>
          <w:szCs w:val="28"/>
        </w:rPr>
      </w:pPr>
      <w:r>
        <w:rPr>
          <w:b/>
          <w:color w:val="FF0000"/>
          <w:sz w:val="28"/>
          <w:szCs w:val="28"/>
        </w:rPr>
        <w:t>SRI VENKATESHWARA COLLEGE OF ENGINEERING</w:t>
      </w:r>
    </w:p>
    <w:p w14:paraId="1F75D545" w14:textId="77777777" w:rsidR="004849C2" w:rsidRDefault="00230268">
      <w:pPr>
        <w:pBdr>
          <w:top w:val="nil"/>
          <w:left w:val="nil"/>
          <w:bottom w:val="nil"/>
          <w:right w:val="nil"/>
          <w:between w:val="nil"/>
        </w:pBdr>
        <w:spacing w:line="360" w:lineRule="auto"/>
        <w:jc w:val="center"/>
        <w:rPr>
          <w:b/>
          <w:color w:val="FF0000"/>
        </w:rPr>
      </w:pPr>
      <w:r>
        <w:rPr>
          <w:b/>
          <w:color w:val="FF0000"/>
        </w:rPr>
        <w:t>Vidyanagar, Bengaluru-562157</w:t>
      </w:r>
    </w:p>
    <w:p w14:paraId="0683895E" w14:textId="77777777" w:rsidR="004849C2" w:rsidRDefault="00230268">
      <w:pPr>
        <w:pBdr>
          <w:top w:val="nil"/>
          <w:left w:val="nil"/>
          <w:bottom w:val="nil"/>
          <w:right w:val="nil"/>
          <w:between w:val="nil"/>
        </w:pBdr>
        <w:jc w:val="center"/>
        <w:rPr>
          <w:b/>
          <w:color w:val="FF0000"/>
        </w:rPr>
      </w:pPr>
      <w:r>
        <w:rPr>
          <w:b/>
          <w:color w:val="FF0000"/>
        </w:rPr>
        <w:t>2020-2021</w:t>
      </w:r>
    </w:p>
    <w:p w14:paraId="7F3991B1" w14:textId="53844D2F" w:rsidR="004849C2" w:rsidRDefault="001B523D">
      <w:pPr>
        <w:pBdr>
          <w:top w:val="nil"/>
          <w:left w:val="nil"/>
          <w:bottom w:val="nil"/>
          <w:right w:val="nil"/>
          <w:between w:val="nil"/>
        </w:pBdr>
        <w:jc w:val="center"/>
        <w:rPr>
          <w:b/>
          <w:color w:val="548DD4"/>
          <w:sz w:val="28"/>
          <w:szCs w:val="28"/>
        </w:rPr>
      </w:pPr>
      <w:r>
        <w:rPr>
          <w:b/>
          <w:noProof/>
          <w:sz w:val="28"/>
          <w:szCs w:val="28"/>
        </w:rPr>
        <w:lastRenderedPageBreak/>
        <w:drawing>
          <wp:inline distT="0" distB="0" distL="0" distR="0" wp14:anchorId="1591E8EE" wp14:editId="19A1B8AC">
            <wp:extent cx="3878978" cy="1022292"/>
            <wp:effectExtent l="0" t="0" r="0" b="0"/>
            <wp:docPr id="1" name="image46.png" descr="D:\svce logo.jpg"/>
            <wp:cNvGraphicFramePr/>
            <a:graphic xmlns:a="http://schemas.openxmlformats.org/drawingml/2006/main">
              <a:graphicData uri="http://schemas.openxmlformats.org/drawingml/2006/picture">
                <pic:pic xmlns:pic="http://schemas.openxmlformats.org/drawingml/2006/picture">
                  <pic:nvPicPr>
                    <pic:cNvPr id="0" name="image46.png" descr="D:\svce logo.jpg"/>
                    <pic:cNvPicPr preferRelativeResize="0"/>
                  </pic:nvPicPr>
                  <pic:blipFill>
                    <a:blip r:embed="rId12"/>
                    <a:srcRect/>
                    <a:stretch>
                      <a:fillRect/>
                    </a:stretch>
                  </pic:blipFill>
                  <pic:spPr>
                    <a:xfrm>
                      <a:off x="0" y="0"/>
                      <a:ext cx="3878978" cy="1022292"/>
                    </a:xfrm>
                    <a:prstGeom prst="rect">
                      <a:avLst/>
                    </a:prstGeom>
                    <a:ln/>
                  </pic:spPr>
                </pic:pic>
              </a:graphicData>
            </a:graphic>
          </wp:inline>
        </w:drawing>
      </w:r>
      <w:r w:rsidR="00D62230">
        <w:rPr>
          <w:noProof/>
        </w:rPr>
        <mc:AlternateContent>
          <mc:Choice Requires="wps">
            <w:drawing>
              <wp:anchor distT="0" distB="0" distL="114300" distR="114300" simplePos="0" relativeHeight="251729920" behindDoc="1" locked="0" layoutInCell="1" allowOverlap="1" wp14:anchorId="2F43B620" wp14:editId="4F987017">
                <wp:simplePos x="0" y="0"/>
                <wp:positionH relativeFrom="margin">
                  <wp:posOffset>-266700</wp:posOffset>
                </wp:positionH>
                <wp:positionV relativeFrom="paragraph">
                  <wp:posOffset>-428625</wp:posOffset>
                </wp:positionV>
                <wp:extent cx="6143625" cy="9453880"/>
                <wp:effectExtent l="0" t="0" r="28575" b="13970"/>
                <wp:wrapNone/>
                <wp:docPr id="77" name="Rectangle 77"/>
                <wp:cNvGraphicFramePr/>
                <a:graphic xmlns:a="http://schemas.openxmlformats.org/drawingml/2006/main">
                  <a:graphicData uri="http://schemas.microsoft.com/office/word/2010/wordprocessingShape">
                    <wps:wsp>
                      <wps:cNvSpPr/>
                      <wps:spPr>
                        <a:xfrm>
                          <a:off x="0" y="0"/>
                          <a:ext cx="6143625"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0D8F" id="Rectangle 77" o:spid="_x0000_s1026" style="position:absolute;margin-left:-21pt;margin-top:-33.75pt;width:483.75pt;height:744.4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" fillcolor="white [3201]" strokecolor="black [3200]" strokeweight="2pt">
                <w10:wrap anchorx="margin"/>
              </v:rect>
            </w:pict>
          </mc:Fallback>
        </mc:AlternateContent>
      </w:r>
    </w:p>
    <w:p w14:paraId="5E973C7E" w14:textId="77777777" w:rsidR="004849C2" w:rsidRDefault="004849C2">
      <w:pPr>
        <w:pBdr>
          <w:top w:val="nil"/>
          <w:left w:val="nil"/>
          <w:bottom w:val="nil"/>
          <w:right w:val="nil"/>
          <w:between w:val="nil"/>
        </w:pBdr>
        <w:jc w:val="center"/>
        <w:rPr>
          <w:b/>
          <w:color w:val="548DD4"/>
          <w:sz w:val="28"/>
          <w:szCs w:val="28"/>
        </w:rPr>
      </w:pPr>
    </w:p>
    <w:p w14:paraId="6AF89E17" w14:textId="77777777" w:rsidR="004849C2" w:rsidRDefault="00230268">
      <w:pPr>
        <w:pBdr>
          <w:top w:val="nil"/>
          <w:left w:val="nil"/>
          <w:bottom w:val="nil"/>
          <w:right w:val="nil"/>
          <w:between w:val="nil"/>
        </w:pBdr>
        <w:spacing w:line="360" w:lineRule="auto"/>
        <w:jc w:val="center"/>
        <w:rPr>
          <w:b/>
          <w:color w:val="00B050"/>
          <w:sz w:val="28"/>
          <w:szCs w:val="28"/>
        </w:rPr>
      </w:pPr>
      <w:r>
        <w:rPr>
          <w:b/>
          <w:color w:val="00B050"/>
          <w:sz w:val="28"/>
          <w:szCs w:val="28"/>
        </w:rPr>
        <w:t>SRI VENKATESHWARA COLLEGE OF ENGINEERING</w:t>
      </w:r>
    </w:p>
    <w:p w14:paraId="5ED5BCE8" w14:textId="77777777" w:rsidR="004849C2" w:rsidRDefault="00230268">
      <w:pPr>
        <w:pBdr>
          <w:top w:val="nil"/>
          <w:left w:val="nil"/>
          <w:bottom w:val="nil"/>
          <w:right w:val="nil"/>
          <w:between w:val="nil"/>
        </w:pBdr>
        <w:spacing w:line="360" w:lineRule="auto"/>
        <w:jc w:val="center"/>
        <w:rPr>
          <w:b/>
          <w:color w:val="00B050"/>
        </w:rPr>
      </w:pPr>
      <w:r>
        <w:rPr>
          <w:b/>
          <w:color w:val="00B050"/>
        </w:rPr>
        <w:t>Vidyanagar, Bengaluru-562157</w:t>
      </w:r>
    </w:p>
    <w:p w14:paraId="48BD077E" w14:textId="77777777" w:rsidR="004849C2" w:rsidRDefault="00230268">
      <w:pPr>
        <w:spacing w:line="480" w:lineRule="auto"/>
        <w:jc w:val="center"/>
        <w:rPr>
          <w:b/>
          <w:color w:val="FF0000"/>
          <w:sz w:val="28"/>
          <w:szCs w:val="28"/>
        </w:rPr>
      </w:pPr>
      <w:r>
        <w:rPr>
          <w:b/>
          <w:color w:val="FF0000"/>
          <w:sz w:val="28"/>
          <w:szCs w:val="28"/>
        </w:rPr>
        <w:t>Department of Mechanical Engineering</w:t>
      </w:r>
    </w:p>
    <w:p w14:paraId="16D5463E" w14:textId="77777777" w:rsidR="004849C2" w:rsidRDefault="00230268">
      <w:pPr>
        <w:spacing w:line="480" w:lineRule="auto"/>
        <w:jc w:val="center"/>
        <w:rPr>
          <w:b/>
          <w:smallCaps/>
          <w:color w:val="C0504D"/>
          <w:sz w:val="32"/>
          <w:szCs w:val="32"/>
          <w:u w:val="single"/>
        </w:rPr>
      </w:pPr>
      <w:r>
        <w:rPr>
          <w:b/>
          <w:color w:val="C0504D"/>
          <w:sz w:val="32"/>
          <w:szCs w:val="32"/>
          <w:u w:val="single"/>
        </w:rPr>
        <w:t>CERTIFICATE</w:t>
      </w:r>
      <w:r>
        <w:rPr>
          <w:b/>
          <w:color w:val="000000"/>
        </w:rPr>
        <w:t xml:space="preserve"> </w:t>
      </w:r>
    </w:p>
    <w:p w14:paraId="0EF4675B" w14:textId="53AEB018" w:rsidR="004849C2" w:rsidRDefault="00230268">
      <w:pPr>
        <w:spacing w:line="360" w:lineRule="auto"/>
        <w:jc w:val="both"/>
        <w:rPr>
          <w:b/>
          <w:color w:val="1F497D"/>
        </w:rPr>
      </w:pPr>
      <w:r>
        <w:rPr>
          <w:color w:val="333333"/>
        </w:rPr>
        <w:t>Certified that the Internship report entitled</w:t>
      </w:r>
      <w:r w:rsidR="00CC7B90">
        <w:rPr>
          <w:color w:val="333333"/>
        </w:rPr>
        <w:t xml:space="preserve"> </w:t>
      </w:r>
      <w:r>
        <w:rPr>
          <w:b/>
          <w:color w:val="548DD4"/>
        </w:rPr>
        <w:t>“</w:t>
      </w:r>
      <w:r w:rsidR="00CC7B90">
        <w:rPr>
          <w:b/>
          <w:color w:val="548DD4"/>
        </w:rPr>
        <w:t>BIO COMPOSITES AGRICULTURAL WASTE</w:t>
      </w:r>
      <w:r>
        <w:rPr>
          <w:b/>
          <w:color w:val="548DD4"/>
        </w:rPr>
        <w:t xml:space="preserve">” </w:t>
      </w:r>
      <w:r>
        <w:rPr>
          <w:color w:val="333333"/>
        </w:rPr>
        <w:t xml:space="preserve">carried out by   </w:t>
      </w:r>
      <w:r w:rsidR="00755F4D">
        <w:rPr>
          <w:b/>
          <w:color w:val="548DD4"/>
        </w:rPr>
        <w:t>CHETHAN M</w:t>
      </w:r>
      <w:r>
        <w:rPr>
          <w:b/>
          <w:color w:val="548DD4"/>
        </w:rPr>
        <w:t xml:space="preserve"> (1VE18ME0</w:t>
      </w:r>
      <w:r w:rsidR="00755F4D">
        <w:rPr>
          <w:b/>
          <w:color w:val="548DD4"/>
        </w:rPr>
        <w:t>0</w:t>
      </w:r>
      <w:r>
        <w:rPr>
          <w:b/>
          <w:color w:val="548DD4"/>
        </w:rPr>
        <w:t>8)</w:t>
      </w:r>
      <w:r>
        <w:rPr>
          <w:color w:val="333333"/>
        </w:rPr>
        <w:t xml:space="preserve"> </w:t>
      </w:r>
      <w:proofErr w:type="spellStart"/>
      <w:r>
        <w:rPr>
          <w:color w:val="333333"/>
        </w:rPr>
        <w:t>bonafide</w:t>
      </w:r>
      <w:proofErr w:type="spellEnd"/>
      <w:r>
        <w:rPr>
          <w:color w:val="333333"/>
        </w:rPr>
        <w:t xml:space="preserve"> of the </w:t>
      </w:r>
      <w:r>
        <w:rPr>
          <w:b/>
          <w:color w:val="000000"/>
        </w:rPr>
        <w:t xml:space="preserve">VISVESVARAYA TECHNOLOGICAL UNIVERSITY, BELAGAVI </w:t>
      </w:r>
      <w:r>
        <w:rPr>
          <w:color w:val="333333"/>
        </w:rPr>
        <w:t xml:space="preserve">during the year </w:t>
      </w:r>
      <w:r>
        <w:rPr>
          <w:b/>
        </w:rPr>
        <w:t>2020-2021</w:t>
      </w:r>
      <w:r>
        <w:rPr>
          <w:color w:val="333333"/>
        </w:rPr>
        <w:t xml:space="preserve">. It is certified that all the corrections, suggestions indicated for the internal assessment have been incorporated in the report deposited in the department library. The </w:t>
      </w:r>
      <w:r>
        <w:rPr>
          <w:color w:val="000000"/>
          <w:sz w:val="22"/>
          <w:szCs w:val="22"/>
        </w:rPr>
        <w:t>Internship / Professional Practice</w:t>
      </w:r>
      <w:r>
        <w:rPr>
          <w:color w:val="333333"/>
        </w:rPr>
        <w:t xml:space="preserve"> report (</w:t>
      </w:r>
      <w:r>
        <w:rPr>
          <w:color w:val="000000"/>
          <w:sz w:val="22"/>
          <w:szCs w:val="22"/>
        </w:rPr>
        <w:t>18ME185</w:t>
      </w:r>
      <w:r>
        <w:rPr>
          <w:color w:val="333333"/>
        </w:rPr>
        <w:t xml:space="preserve">) has been approved as it satisfies the academic requirements in respect of the Internship Report prescribed for the said Degree. Students of </w:t>
      </w:r>
      <w:r>
        <w:rPr>
          <w:b/>
          <w:color w:val="000000"/>
        </w:rPr>
        <w:t xml:space="preserve">SRI VENKATESHWARA COLLEGE OF ENGINEERING </w:t>
      </w:r>
      <w:r>
        <w:rPr>
          <w:color w:val="333333"/>
        </w:rPr>
        <w:t xml:space="preserve">in partial fulfillment for the award </w:t>
      </w:r>
      <w:proofErr w:type="gramStart"/>
      <w:r>
        <w:rPr>
          <w:color w:val="333333"/>
        </w:rPr>
        <w:t xml:space="preserve">of  </w:t>
      </w:r>
      <w:r>
        <w:rPr>
          <w:b/>
          <w:color w:val="1F497D"/>
        </w:rPr>
        <w:t>Bachelor</w:t>
      </w:r>
      <w:proofErr w:type="gramEnd"/>
      <w:r>
        <w:rPr>
          <w:b/>
          <w:color w:val="1F497D"/>
        </w:rPr>
        <w:t xml:space="preserve"> of Engineering </w:t>
      </w:r>
      <w:r>
        <w:rPr>
          <w:b/>
        </w:rPr>
        <w:t xml:space="preserve">in </w:t>
      </w:r>
      <w:r>
        <w:rPr>
          <w:b/>
          <w:color w:val="1D1B11"/>
        </w:rPr>
        <w:t>Mechanical Engineering</w:t>
      </w:r>
      <w:r>
        <w:rPr>
          <w:b/>
          <w:color w:val="1F497D"/>
        </w:rPr>
        <w:t>.</w:t>
      </w:r>
    </w:p>
    <w:p w14:paraId="512DD5B0" w14:textId="77777777" w:rsidR="004849C2" w:rsidRDefault="004849C2">
      <w:pPr>
        <w:spacing w:line="360" w:lineRule="auto"/>
        <w:ind w:left="100"/>
        <w:jc w:val="both"/>
        <w:rPr>
          <w:color w:val="000000"/>
          <w:sz w:val="20"/>
          <w:szCs w:val="20"/>
        </w:rPr>
      </w:pPr>
    </w:p>
    <w:p w14:paraId="666BB3A7" w14:textId="77777777" w:rsidR="004849C2" w:rsidRDefault="004849C2">
      <w:pPr>
        <w:spacing w:line="360" w:lineRule="auto"/>
        <w:rPr>
          <w:b/>
        </w:rPr>
      </w:pPr>
    </w:p>
    <w:p w14:paraId="4CD7EB07" w14:textId="135FA6EB" w:rsidR="004849C2" w:rsidRDefault="00230268" w:rsidP="00A70FF8">
      <w:pPr>
        <w:tabs>
          <w:tab w:val="left" w:pos="284"/>
        </w:tabs>
        <w:spacing w:line="360" w:lineRule="auto"/>
        <w:rPr>
          <w:b/>
        </w:rPr>
      </w:pPr>
      <w:r>
        <w:rPr>
          <w:b/>
        </w:rPr>
        <w:t>___________________</w:t>
      </w:r>
      <w:r>
        <w:rPr>
          <w:b/>
        </w:rPr>
        <w:tab/>
        <w:t>__________________________</w:t>
      </w:r>
      <w:r w:rsidR="009A111D">
        <w:rPr>
          <w:b/>
        </w:rPr>
        <w:t xml:space="preserve">     </w:t>
      </w:r>
      <w:r>
        <w:rPr>
          <w:b/>
        </w:rPr>
        <w:t>______________________</w:t>
      </w:r>
      <w:r>
        <w:rPr>
          <w:b/>
          <w:color w:val="76923C"/>
          <w:sz w:val="28"/>
          <w:szCs w:val="28"/>
        </w:rPr>
        <w:t xml:space="preserve"> </w:t>
      </w:r>
      <w:r w:rsidR="00A70FF8">
        <w:rPr>
          <w:b/>
          <w:color w:val="76923C"/>
          <w:sz w:val="28"/>
          <w:szCs w:val="28"/>
        </w:rPr>
        <w:t xml:space="preserve">    </w:t>
      </w:r>
      <w:r>
        <w:rPr>
          <w:b/>
        </w:rPr>
        <w:tab/>
      </w:r>
      <w:r w:rsidR="00A70FF8">
        <w:rPr>
          <w:b/>
        </w:rPr>
        <w:t xml:space="preserve">     Mr. Mohan V</w:t>
      </w:r>
      <w:r>
        <w:rPr>
          <w:b/>
        </w:rPr>
        <w:t xml:space="preserve">                </w:t>
      </w:r>
      <w:r w:rsidR="00A70FF8">
        <w:rPr>
          <w:b/>
        </w:rPr>
        <w:t xml:space="preserve">       </w:t>
      </w:r>
      <w:r>
        <w:rPr>
          <w:b/>
        </w:rPr>
        <w:t xml:space="preserve"> Dr. Sunil S</w:t>
      </w:r>
      <w:r>
        <w:rPr>
          <w:b/>
          <w:sz w:val="22"/>
          <w:szCs w:val="22"/>
        </w:rPr>
        <w:tab/>
        <w:t xml:space="preserve">                     </w:t>
      </w:r>
      <w:r>
        <w:rPr>
          <w:b/>
        </w:rPr>
        <w:t>Dr. Nages</w:t>
      </w:r>
      <w:r w:rsidR="001B523D">
        <w:rPr>
          <w:b/>
        </w:rPr>
        <w:t>w</w:t>
      </w:r>
      <w:r>
        <w:rPr>
          <w:b/>
        </w:rPr>
        <w:t xml:space="preserve">ara </w:t>
      </w:r>
      <w:proofErr w:type="spellStart"/>
      <w:r>
        <w:rPr>
          <w:b/>
        </w:rPr>
        <w:t>Guptha</w:t>
      </w:r>
      <w:proofErr w:type="spellEnd"/>
      <w:r>
        <w:rPr>
          <w:b/>
        </w:rPr>
        <w:t xml:space="preserve"> M</w:t>
      </w:r>
    </w:p>
    <w:p w14:paraId="126051D3" w14:textId="6F271543" w:rsidR="004849C2" w:rsidRDefault="00230268">
      <w:pPr>
        <w:spacing w:line="276" w:lineRule="auto"/>
        <w:rPr>
          <w:b/>
          <w:color w:val="76923C"/>
        </w:rPr>
      </w:pPr>
      <w:r>
        <w:t xml:space="preserve">   </w:t>
      </w:r>
      <w:r>
        <w:rPr>
          <w:b/>
        </w:rPr>
        <w:t xml:space="preserve">  </w:t>
      </w:r>
      <w:r w:rsidR="00A70FF8" w:rsidRPr="00A70FF8">
        <w:rPr>
          <w:bCs/>
        </w:rPr>
        <w:t xml:space="preserve">Assistant </w:t>
      </w:r>
      <w:proofErr w:type="gramStart"/>
      <w:r>
        <w:t>Professor</w:t>
      </w:r>
      <w:r>
        <w:rPr>
          <w:b/>
        </w:rPr>
        <w:t>,</w:t>
      </w:r>
      <w:r>
        <w:rPr>
          <w:b/>
          <w:color w:val="76923C"/>
        </w:rPr>
        <w:t xml:space="preserve">   </w:t>
      </w:r>
      <w:proofErr w:type="gramEnd"/>
      <w:r>
        <w:rPr>
          <w:b/>
          <w:color w:val="76923C"/>
        </w:rPr>
        <w:t xml:space="preserve">              </w:t>
      </w:r>
      <w:r w:rsidR="00A70FF8">
        <w:t>Professor and Head</w:t>
      </w:r>
      <w:r>
        <w:tab/>
      </w:r>
      <w:r>
        <w:tab/>
      </w:r>
      <w:r>
        <w:tab/>
        <w:t xml:space="preserve">     Principal</w:t>
      </w:r>
    </w:p>
    <w:p w14:paraId="142FBCCF" w14:textId="49191189" w:rsidR="004849C2" w:rsidRDefault="00230268">
      <w:r>
        <w:t xml:space="preserve">    Department of ME,</w:t>
      </w:r>
      <w:r>
        <w:tab/>
      </w:r>
      <w:r w:rsidR="00A70FF8">
        <w:t xml:space="preserve">                   </w:t>
      </w:r>
      <w:r>
        <w:t>Department of ME,</w:t>
      </w:r>
      <w:r>
        <w:tab/>
      </w:r>
      <w:r>
        <w:tab/>
        <w:t xml:space="preserve">         SVCE, Bengaluru</w:t>
      </w:r>
    </w:p>
    <w:p w14:paraId="066B0AAC" w14:textId="68361F89" w:rsidR="004849C2" w:rsidRDefault="00230268">
      <w:r>
        <w:t xml:space="preserve">     SVCE, Bengaluru</w:t>
      </w:r>
      <w:r>
        <w:tab/>
      </w:r>
      <w:r w:rsidR="00A70FF8">
        <w:t xml:space="preserve">                    </w:t>
      </w:r>
      <w:r>
        <w:t>SVCE, Bengaluru</w:t>
      </w:r>
    </w:p>
    <w:p w14:paraId="5385282C" w14:textId="77777777" w:rsidR="004849C2" w:rsidRDefault="00230268">
      <w:pPr>
        <w:rPr>
          <w:b/>
        </w:rPr>
      </w:pPr>
      <w:r>
        <w:rPr>
          <w:b/>
        </w:rPr>
        <w:t xml:space="preserve">           (GUIDE)</w:t>
      </w:r>
    </w:p>
    <w:p w14:paraId="366308F6" w14:textId="77777777" w:rsidR="004849C2" w:rsidRDefault="004849C2">
      <w:pPr>
        <w:spacing w:line="360" w:lineRule="auto"/>
        <w:jc w:val="center"/>
        <w:rPr>
          <w:b/>
        </w:rPr>
      </w:pPr>
    </w:p>
    <w:p w14:paraId="105B8B34" w14:textId="77777777" w:rsidR="004849C2" w:rsidRDefault="004849C2">
      <w:pPr>
        <w:spacing w:line="360" w:lineRule="auto"/>
        <w:rPr>
          <w:b/>
        </w:rPr>
      </w:pPr>
    </w:p>
    <w:p w14:paraId="22F80875" w14:textId="77777777" w:rsidR="004849C2" w:rsidRDefault="00230268">
      <w:pPr>
        <w:spacing w:line="360" w:lineRule="auto"/>
        <w:ind w:firstLine="720"/>
        <w:rPr>
          <w:b/>
          <w:color w:val="000000"/>
        </w:rPr>
      </w:pPr>
      <w:r>
        <w:rPr>
          <w:b/>
          <w:color w:val="000000"/>
        </w:rPr>
        <w:t>Name of the Examiners</w:t>
      </w:r>
      <w:r>
        <w:rPr>
          <w:b/>
          <w:color w:val="000000"/>
        </w:rPr>
        <w:tab/>
      </w:r>
      <w:r>
        <w:rPr>
          <w:b/>
          <w:color w:val="000000"/>
        </w:rPr>
        <w:tab/>
      </w:r>
      <w:r>
        <w:rPr>
          <w:b/>
          <w:color w:val="000000"/>
        </w:rPr>
        <w:tab/>
      </w:r>
      <w:r>
        <w:rPr>
          <w:b/>
          <w:color w:val="000000"/>
        </w:rPr>
        <w:tab/>
        <w:t>Signature with Date</w:t>
      </w:r>
    </w:p>
    <w:p w14:paraId="20693DAF" w14:textId="77777777" w:rsidR="004849C2" w:rsidRDefault="00230268">
      <w:pPr>
        <w:rPr>
          <w:b/>
          <w:color w:val="76923C"/>
          <w:sz w:val="28"/>
          <w:szCs w:val="28"/>
          <w:highlight w:val="yellow"/>
        </w:rPr>
      </w:pPr>
      <w:r>
        <w:rPr>
          <w:b/>
          <w:color w:val="000000"/>
        </w:rPr>
        <w:t xml:space="preserve">1. </w:t>
      </w:r>
    </w:p>
    <w:p w14:paraId="00701980" w14:textId="76E163DB" w:rsidR="004849C2" w:rsidRDefault="00D51EA0" w:rsidP="00D51EA0">
      <w:pPr>
        <w:tabs>
          <w:tab w:val="left" w:pos="7588"/>
        </w:tabs>
        <w:spacing w:line="360" w:lineRule="auto"/>
        <w:rPr>
          <w:b/>
          <w:color w:val="000000"/>
        </w:rPr>
      </w:pPr>
      <w:r>
        <w:rPr>
          <w:b/>
          <w:color w:val="000000"/>
        </w:rPr>
        <w:tab/>
      </w:r>
    </w:p>
    <w:p w14:paraId="678EFC72" w14:textId="77777777" w:rsidR="004849C2" w:rsidRDefault="00230268">
      <w:pPr>
        <w:spacing w:line="360" w:lineRule="auto"/>
        <w:rPr>
          <w:b/>
          <w:color w:val="000000"/>
        </w:rPr>
      </w:pPr>
      <w:r>
        <w:rPr>
          <w:b/>
          <w:color w:val="000000"/>
        </w:rPr>
        <w:t xml:space="preserve">2. </w:t>
      </w:r>
    </w:p>
    <w:p w14:paraId="73777D0D" w14:textId="77777777" w:rsidR="004849C2" w:rsidRDefault="004849C2">
      <w:pPr>
        <w:spacing w:line="360" w:lineRule="auto"/>
        <w:rPr>
          <w:b/>
          <w:color w:val="000000"/>
        </w:rPr>
      </w:pPr>
    </w:p>
    <w:p w14:paraId="6721B3BA" w14:textId="6F8EBF16" w:rsidR="00D62230" w:rsidRDefault="00D62230" w:rsidP="00D62230">
      <w:pPr>
        <w:spacing w:line="360" w:lineRule="auto"/>
        <w:jc w:val="center"/>
        <w:rPr>
          <w:b/>
          <w:color w:val="000000"/>
        </w:rPr>
      </w:pPr>
      <w:r>
        <w:rPr>
          <w:noProof/>
        </w:rPr>
        <w:lastRenderedPageBreak/>
        <mc:AlternateContent>
          <mc:Choice Requires="wps">
            <w:drawing>
              <wp:anchor distT="0" distB="0" distL="114300" distR="114300" simplePos="0" relativeHeight="251731968" behindDoc="1" locked="0" layoutInCell="1" allowOverlap="1" wp14:anchorId="21CD3B2B" wp14:editId="523752C3">
                <wp:simplePos x="0" y="0"/>
                <wp:positionH relativeFrom="margin">
                  <wp:align>center</wp:align>
                </wp:positionH>
                <wp:positionV relativeFrom="paragraph">
                  <wp:posOffset>-371475</wp:posOffset>
                </wp:positionV>
                <wp:extent cx="6143625" cy="9453880"/>
                <wp:effectExtent l="0" t="0" r="28575" b="13970"/>
                <wp:wrapNone/>
                <wp:docPr id="78" name="Rectangle 78"/>
                <wp:cNvGraphicFramePr/>
                <a:graphic xmlns:a="http://schemas.openxmlformats.org/drawingml/2006/main">
                  <a:graphicData uri="http://schemas.microsoft.com/office/word/2010/wordprocessingShape">
                    <wps:wsp>
                      <wps:cNvSpPr/>
                      <wps:spPr>
                        <a:xfrm>
                          <a:off x="0" y="0"/>
                          <a:ext cx="6143625"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8B232" id="Rectangle 78" o:spid="_x0000_s1026" style="position:absolute;margin-left:0;margin-top:-29.25pt;width:483.75pt;height:744.4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" fillcolor="white [3201]" strokecolor="black [3200]" strokeweight="2pt">
                <w10:wrap anchorx="margin"/>
              </v:rect>
            </w:pict>
          </mc:Fallback>
        </mc:AlternateContent>
      </w:r>
      <w:r>
        <w:rPr>
          <w:noProof/>
        </w:rPr>
        <mc:AlternateContent>
          <mc:Choice Requires="wps">
            <w:drawing>
              <wp:anchor distT="0" distB="0" distL="114300" distR="114300" simplePos="0" relativeHeight="251727872" behindDoc="1" locked="0" layoutInCell="1" allowOverlap="1" wp14:anchorId="1A2F6E8A" wp14:editId="0357E233">
                <wp:simplePos x="0" y="0"/>
                <wp:positionH relativeFrom="margin">
                  <wp:posOffset>-11557000</wp:posOffset>
                </wp:positionH>
                <wp:positionV relativeFrom="paragraph">
                  <wp:posOffset>-330200</wp:posOffset>
                </wp:positionV>
                <wp:extent cx="5699760" cy="9453880"/>
                <wp:effectExtent l="0" t="0" r="15240" b="13970"/>
                <wp:wrapNone/>
                <wp:docPr id="76" name="Rectangle 76"/>
                <wp:cNvGraphicFramePr/>
                <a:graphic xmlns:a="http://schemas.openxmlformats.org/drawingml/2006/main">
                  <a:graphicData uri="http://schemas.microsoft.com/office/word/2010/wordprocessingShape">
                    <wps:wsp>
                      <wps:cNvSpPr/>
                      <wps:spPr>
                        <a:xfrm>
                          <a:off x="0" y="0"/>
                          <a:ext cx="5699760"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D1EA2" id="Rectangle 76" o:spid="_x0000_s1026" style="position:absolute;margin-left:-910pt;margin-top:-26pt;width:448.8pt;height:744.4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" fillcolor="white [3201]" strokecolor="black [3200]" strokeweight="2pt">
                <w10:wrap anchorx="margin"/>
              </v:rect>
            </w:pict>
          </mc:Fallback>
        </mc:AlternateContent>
      </w:r>
      <w:r w:rsidR="00230268">
        <w:rPr>
          <w:b/>
          <w:color w:val="C0504D"/>
          <w:sz w:val="32"/>
          <w:szCs w:val="32"/>
          <w:u w:val="single"/>
        </w:rPr>
        <w:t>ORGANIZATION / INDUSTRY CERTIFICATE</w:t>
      </w:r>
      <w:r w:rsidR="00BA7240" w:rsidRPr="00BA7240">
        <w:t xml:space="preserve"> </w:t>
      </w:r>
      <w:r w:rsidR="00BA7240">
        <w:rPr>
          <w:noProof/>
        </w:rPr>
        <w:drawing>
          <wp:inline distT="0" distB="0" distL="0" distR="0" wp14:anchorId="59BEB0EB" wp14:editId="64F1D5AB">
            <wp:extent cx="5377985" cy="77425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035" cy="7751292"/>
                    </a:xfrm>
                    <a:prstGeom prst="rect">
                      <a:avLst/>
                    </a:prstGeom>
                    <a:noFill/>
                    <a:ln>
                      <a:noFill/>
                    </a:ln>
                  </pic:spPr>
                </pic:pic>
              </a:graphicData>
            </a:graphic>
          </wp:inline>
        </w:drawing>
      </w:r>
    </w:p>
    <w:p w14:paraId="716C7A8E" w14:textId="77777777" w:rsidR="00D62230" w:rsidRDefault="00D62230" w:rsidP="00D62230">
      <w:pPr>
        <w:spacing w:line="360" w:lineRule="auto"/>
        <w:jc w:val="center"/>
        <w:rPr>
          <w:b/>
          <w:color w:val="000000"/>
        </w:rPr>
      </w:pPr>
    </w:p>
    <w:p w14:paraId="47740993" w14:textId="12F8E4C1" w:rsidR="004849C2" w:rsidRDefault="00230268" w:rsidP="00D62230">
      <w:pPr>
        <w:spacing w:line="360" w:lineRule="auto"/>
        <w:jc w:val="center"/>
        <w:rPr>
          <w:b/>
          <w:color w:val="548DD4"/>
          <w:sz w:val="28"/>
          <w:szCs w:val="28"/>
        </w:rPr>
      </w:pPr>
      <w:r>
        <w:rPr>
          <w:b/>
          <w:color w:val="000000"/>
          <w:sz w:val="28"/>
          <w:szCs w:val="28"/>
          <w:u w:val="single"/>
        </w:rPr>
        <w:t xml:space="preserve">                                                   </w:t>
      </w:r>
    </w:p>
    <w:p w14:paraId="49A019E1" w14:textId="192410A3" w:rsidR="004849C2" w:rsidRDefault="00D62230">
      <w:pPr>
        <w:rPr>
          <w:b/>
          <w:color w:val="000000"/>
          <w:sz w:val="28"/>
          <w:szCs w:val="28"/>
          <w:u w:val="single"/>
        </w:rPr>
      </w:pPr>
      <w:r>
        <w:rPr>
          <w:noProof/>
        </w:rPr>
        <w:lastRenderedPageBreak/>
        <mc:AlternateContent>
          <mc:Choice Requires="wps">
            <w:drawing>
              <wp:anchor distT="0" distB="0" distL="114300" distR="114300" simplePos="0" relativeHeight="251734016" behindDoc="1" locked="0" layoutInCell="1" allowOverlap="1" wp14:anchorId="5A097ACE" wp14:editId="480E81C4">
                <wp:simplePos x="0" y="0"/>
                <wp:positionH relativeFrom="margin">
                  <wp:posOffset>-342900</wp:posOffset>
                </wp:positionH>
                <wp:positionV relativeFrom="paragraph">
                  <wp:posOffset>-561975</wp:posOffset>
                </wp:positionV>
                <wp:extent cx="6143625" cy="9453880"/>
                <wp:effectExtent l="0" t="0" r="28575" b="13970"/>
                <wp:wrapNone/>
                <wp:docPr id="79" name="Rectangle 79"/>
                <wp:cNvGraphicFramePr/>
                <a:graphic xmlns:a="http://schemas.openxmlformats.org/drawingml/2006/main">
                  <a:graphicData uri="http://schemas.microsoft.com/office/word/2010/wordprocessingShape">
                    <wps:wsp>
                      <wps:cNvSpPr/>
                      <wps:spPr>
                        <a:xfrm>
                          <a:off x="0" y="0"/>
                          <a:ext cx="6143625"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1403" id="Rectangle 79" o:spid="_x0000_s1026" style="position:absolute;margin-left:-27pt;margin-top:-44.25pt;width:483.75pt;height:744.4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" fillcolor="white [3201]" strokecolor="black [3200]" strokeweight="2pt">
                <w10:wrap anchorx="margin"/>
              </v:rect>
            </w:pict>
          </mc:Fallback>
        </mc:AlternateContent>
      </w:r>
      <w:r w:rsidR="00230268">
        <w:rPr>
          <w:noProof/>
        </w:rPr>
        <w:drawing>
          <wp:anchor distT="0" distB="0" distL="114300" distR="114300" simplePos="0" relativeHeight="251661312" behindDoc="0" locked="0" layoutInCell="1" hidden="0" allowOverlap="1" wp14:anchorId="10BAF31B" wp14:editId="6F0D0083">
            <wp:simplePos x="0" y="0"/>
            <wp:positionH relativeFrom="column">
              <wp:posOffset>2310116</wp:posOffset>
            </wp:positionH>
            <wp:positionV relativeFrom="paragraph">
              <wp:posOffset>-254982</wp:posOffset>
            </wp:positionV>
            <wp:extent cx="1323367" cy="1274323"/>
            <wp:effectExtent l="0" t="0" r="0" b="0"/>
            <wp:wrapNone/>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1323367" cy="1274323"/>
                    </a:xfrm>
                    <a:prstGeom prst="rect">
                      <a:avLst/>
                    </a:prstGeom>
                    <a:ln/>
                  </pic:spPr>
                </pic:pic>
              </a:graphicData>
            </a:graphic>
          </wp:anchor>
        </w:drawing>
      </w:r>
    </w:p>
    <w:p w14:paraId="1E0D9F89" w14:textId="77777777" w:rsidR="004849C2" w:rsidRDefault="004849C2">
      <w:pPr>
        <w:rPr>
          <w:b/>
          <w:color w:val="000000"/>
          <w:sz w:val="28"/>
          <w:szCs w:val="28"/>
          <w:u w:val="single"/>
        </w:rPr>
      </w:pPr>
    </w:p>
    <w:p w14:paraId="3118B95B" w14:textId="77777777" w:rsidR="004849C2" w:rsidRDefault="004849C2">
      <w:pPr>
        <w:rPr>
          <w:b/>
          <w:color w:val="000000"/>
          <w:sz w:val="28"/>
          <w:szCs w:val="28"/>
          <w:u w:val="single"/>
        </w:rPr>
      </w:pPr>
    </w:p>
    <w:p w14:paraId="1C8BA96F" w14:textId="77777777" w:rsidR="004849C2" w:rsidRDefault="004849C2">
      <w:pPr>
        <w:rPr>
          <w:b/>
          <w:color w:val="000000"/>
          <w:sz w:val="28"/>
          <w:szCs w:val="28"/>
          <w:u w:val="single"/>
        </w:rPr>
      </w:pPr>
    </w:p>
    <w:p w14:paraId="34EFC4D7" w14:textId="77777777" w:rsidR="004849C2" w:rsidRDefault="004849C2">
      <w:pPr>
        <w:rPr>
          <w:b/>
          <w:color w:val="000000"/>
          <w:sz w:val="28"/>
          <w:szCs w:val="28"/>
          <w:u w:val="single"/>
        </w:rPr>
      </w:pPr>
    </w:p>
    <w:p w14:paraId="6D5F4AD0" w14:textId="77777777" w:rsidR="004849C2" w:rsidRDefault="00230268">
      <w:pPr>
        <w:pBdr>
          <w:top w:val="nil"/>
          <w:left w:val="nil"/>
          <w:bottom w:val="nil"/>
          <w:right w:val="nil"/>
          <w:between w:val="nil"/>
        </w:pBdr>
        <w:spacing w:line="360" w:lineRule="auto"/>
        <w:jc w:val="center"/>
        <w:rPr>
          <w:b/>
          <w:color w:val="548DD4"/>
          <w:sz w:val="28"/>
          <w:szCs w:val="28"/>
        </w:rPr>
      </w:pPr>
      <w:r>
        <w:rPr>
          <w:b/>
          <w:color w:val="548DD4"/>
          <w:sz w:val="28"/>
          <w:szCs w:val="28"/>
        </w:rPr>
        <w:t>SRI VENKATESHWARA COLLEGE OF ENGINEERING</w:t>
      </w:r>
    </w:p>
    <w:p w14:paraId="7BC5FE2D" w14:textId="77777777" w:rsidR="004849C2" w:rsidRDefault="00230268">
      <w:pPr>
        <w:pBdr>
          <w:top w:val="nil"/>
          <w:left w:val="nil"/>
          <w:bottom w:val="nil"/>
          <w:right w:val="nil"/>
          <w:between w:val="nil"/>
        </w:pBdr>
        <w:spacing w:line="360" w:lineRule="auto"/>
        <w:jc w:val="center"/>
        <w:rPr>
          <w:b/>
          <w:color w:val="548DD4"/>
          <w:sz w:val="28"/>
          <w:szCs w:val="28"/>
        </w:rPr>
      </w:pPr>
      <w:r>
        <w:rPr>
          <w:b/>
          <w:color w:val="548DD4"/>
          <w:sz w:val="28"/>
          <w:szCs w:val="28"/>
        </w:rPr>
        <w:t>Vidyanagar, Bengaluru-562157</w:t>
      </w:r>
    </w:p>
    <w:p w14:paraId="75B504D9" w14:textId="77777777" w:rsidR="004849C2" w:rsidRDefault="004849C2">
      <w:pPr>
        <w:pBdr>
          <w:top w:val="nil"/>
          <w:left w:val="nil"/>
          <w:bottom w:val="nil"/>
          <w:right w:val="nil"/>
          <w:between w:val="nil"/>
        </w:pBdr>
        <w:spacing w:line="276" w:lineRule="auto"/>
        <w:jc w:val="center"/>
        <w:rPr>
          <w:b/>
          <w:color w:val="000000"/>
        </w:rPr>
      </w:pPr>
    </w:p>
    <w:p w14:paraId="3C87E674" w14:textId="77777777" w:rsidR="004849C2" w:rsidRDefault="00230268">
      <w:pPr>
        <w:spacing w:line="480" w:lineRule="auto"/>
        <w:jc w:val="center"/>
        <w:rPr>
          <w:b/>
          <w:color w:val="FF0000"/>
          <w:sz w:val="28"/>
          <w:szCs w:val="28"/>
        </w:rPr>
      </w:pPr>
      <w:r>
        <w:rPr>
          <w:b/>
          <w:color w:val="FF0000"/>
          <w:sz w:val="28"/>
          <w:szCs w:val="28"/>
        </w:rPr>
        <w:t>Department of Mechanical Engineering</w:t>
      </w:r>
    </w:p>
    <w:p w14:paraId="44A0C017" w14:textId="77777777" w:rsidR="004849C2" w:rsidRDefault="004849C2">
      <w:pPr>
        <w:ind w:left="2880" w:firstLine="720"/>
        <w:rPr>
          <w:b/>
          <w:color w:val="C0504D"/>
          <w:sz w:val="32"/>
          <w:szCs w:val="32"/>
          <w:u w:val="single"/>
        </w:rPr>
      </w:pPr>
    </w:p>
    <w:p w14:paraId="65F604ED" w14:textId="77777777" w:rsidR="004849C2" w:rsidRDefault="00230268">
      <w:pPr>
        <w:ind w:left="2880" w:firstLine="720"/>
        <w:rPr>
          <w:b/>
          <w:color w:val="C0504D"/>
          <w:sz w:val="32"/>
          <w:szCs w:val="32"/>
          <w:u w:val="single"/>
        </w:rPr>
      </w:pPr>
      <w:r>
        <w:rPr>
          <w:b/>
          <w:color w:val="C0504D"/>
          <w:sz w:val="32"/>
          <w:szCs w:val="32"/>
          <w:u w:val="single"/>
        </w:rPr>
        <w:t>DECLARATION</w:t>
      </w:r>
    </w:p>
    <w:p w14:paraId="2A27D862" w14:textId="77777777" w:rsidR="004849C2" w:rsidRDefault="004849C2">
      <w:pPr>
        <w:tabs>
          <w:tab w:val="left" w:pos="3525"/>
        </w:tabs>
        <w:spacing w:line="360" w:lineRule="auto"/>
        <w:jc w:val="both"/>
        <w:rPr>
          <w:rFonts w:ascii="Rage Italic" w:eastAsia="Rage Italic" w:hAnsi="Rage Italic" w:cs="Rage Italic"/>
          <w:sz w:val="28"/>
          <w:szCs w:val="28"/>
        </w:rPr>
      </w:pPr>
    </w:p>
    <w:p w14:paraId="55A4EABC" w14:textId="7AA01A80" w:rsidR="004849C2" w:rsidRDefault="00230268">
      <w:pPr>
        <w:tabs>
          <w:tab w:val="left" w:pos="3525"/>
        </w:tabs>
        <w:spacing w:line="360" w:lineRule="auto"/>
        <w:jc w:val="both"/>
      </w:pPr>
      <w:r>
        <w:t xml:space="preserve">I hereby declare that </w:t>
      </w:r>
      <w:r>
        <w:rPr>
          <w:color w:val="000000"/>
        </w:rPr>
        <w:t>the internship</w:t>
      </w:r>
      <w:r>
        <w:t xml:space="preserve"> report</w:t>
      </w:r>
      <w:r>
        <w:rPr>
          <w:color w:val="333333"/>
        </w:rPr>
        <w:t xml:space="preserve"> </w:t>
      </w:r>
      <w:r>
        <w:t xml:space="preserve">entitled </w:t>
      </w:r>
      <w:r>
        <w:rPr>
          <w:b/>
          <w:color w:val="548DD4"/>
        </w:rPr>
        <w:t>“</w:t>
      </w:r>
      <w:r w:rsidR="00B63DE5">
        <w:rPr>
          <w:b/>
          <w:color w:val="548DD4"/>
        </w:rPr>
        <w:t>INTERSHIP TRAINEE</w:t>
      </w:r>
      <w:r>
        <w:rPr>
          <w:b/>
          <w:color w:val="548DD4"/>
        </w:rPr>
        <w:t xml:space="preserve">” </w:t>
      </w:r>
      <w:r>
        <w:rPr>
          <w:color w:val="000000"/>
        </w:rPr>
        <w:t>Practice report</w:t>
      </w:r>
      <w:r>
        <w:rPr>
          <w:color w:val="333333"/>
        </w:rPr>
        <w:t xml:space="preserve"> (18ME</w:t>
      </w:r>
      <w:r w:rsidR="007A2D2A">
        <w:rPr>
          <w:color w:val="333333"/>
        </w:rPr>
        <w:t>P78</w:t>
      </w:r>
      <w:r>
        <w:rPr>
          <w:color w:val="333333"/>
        </w:rPr>
        <w:t xml:space="preserve">) </w:t>
      </w:r>
      <w:r>
        <w:t>submitted in the partial</w:t>
      </w:r>
      <w:r>
        <w:rPr>
          <w:color w:val="17365D"/>
        </w:rPr>
        <w:t xml:space="preserve"> </w:t>
      </w:r>
      <w:r>
        <w:t xml:space="preserve">fulfillment of the requirements for the award of the degree of </w:t>
      </w:r>
      <w:r>
        <w:rPr>
          <w:b/>
          <w:color w:val="1F497D"/>
        </w:rPr>
        <w:t xml:space="preserve">BACHELOR OF ENGINEERING </w:t>
      </w:r>
      <w:r>
        <w:t xml:space="preserve">in </w:t>
      </w:r>
      <w:r>
        <w:rPr>
          <w:b/>
          <w:color w:val="000000"/>
        </w:rPr>
        <w:t>MECHANICAL ENGINEERING</w:t>
      </w:r>
      <w:r>
        <w:rPr>
          <w:b/>
          <w:color w:val="4A442A"/>
        </w:rPr>
        <w:t xml:space="preserve"> </w:t>
      </w:r>
      <w:r>
        <w:t xml:space="preserve">of the </w:t>
      </w:r>
      <w:r>
        <w:rPr>
          <w:b/>
        </w:rPr>
        <w:t xml:space="preserve">VISVESVARAYA TECHNOLOGICAL UNIVERSITY, BELAGAVI </w:t>
      </w:r>
      <w:r>
        <w:t>is an authentic record of my work carried out during 2020-2021.</w:t>
      </w:r>
    </w:p>
    <w:p w14:paraId="32CE24E9" w14:textId="77777777" w:rsidR="004849C2" w:rsidRDefault="004849C2">
      <w:pPr>
        <w:tabs>
          <w:tab w:val="left" w:pos="3525"/>
        </w:tabs>
        <w:spacing w:line="360" w:lineRule="auto"/>
        <w:jc w:val="both"/>
      </w:pPr>
    </w:p>
    <w:p w14:paraId="296AC6BA" w14:textId="77777777" w:rsidR="004849C2" w:rsidRDefault="00230268">
      <w:pPr>
        <w:tabs>
          <w:tab w:val="left" w:pos="3525"/>
        </w:tabs>
        <w:spacing w:line="360" w:lineRule="auto"/>
        <w:jc w:val="both"/>
        <w:rPr>
          <w:rFonts w:ascii="Rage Italic" w:eastAsia="Rage Italic" w:hAnsi="Rage Italic" w:cs="Rage Italic"/>
          <w:sz w:val="28"/>
          <w:szCs w:val="28"/>
        </w:rPr>
      </w:pPr>
      <w:r>
        <w:t>The report embodied in this Internship</w:t>
      </w:r>
      <w:r>
        <w:rPr>
          <w:color w:val="333333"/>
        </w:rPr>
        <w:t xml:space="preserve"> </w:t>
      </w:r>
      <w:r>
        <w:t>report has not been submitted to any other University or Institute for the award of any Degree or Diploma.</w:t>
      </w:r>
    </w:p>
    <w:p w14:paraId="00569D60" w14:textId="77777777" w:rsidR="004849C2" w:rsidRDefault="004849C2">
      <w:pPr>
        <w:tabs>
          <w:tab w:val="left" w:pos="3525"/>
        </w:tabs>
        <w:spacing w:line="360" w:lineRule="auto"/>
        <w:rPr>
          <w:sz w:val="28"/>
          <w:szCs w:val="28"/>
        </w:rPr>
      </w:pPr>
    </w:p>
    <w:p w14:paraId="15E00A26" w14:textId="77777777" w:rsidR="004849C2" w:rsidRDefault="004849C2">
      <w:pPr>
        <w:tabs>
          <w:tab w:val="left" w:pos="3525"/>
        </w:tabs>
        <w:spacing w:line="360" w:lineRule="auto"/>
      </w:pPr>
    </w:p>
    <w:p w14:paraId="4EF215F8" w14:textId="77777777" w:rsidR="004849C2" w:rsidRDefault="004849C2">
      <w:pPr>
        <w:tabs>
          <w:tab w:val="left" w:pos="3525"/>
        </w:tabs>
        <w:jc w:val="right"/>
        <w:rPr>
          <w:b/>
        </w:rPr>
      </w:pPr>
    </w:p>
    <w:p w14:paraId="38419BD9" w14:textId="77777777" w:rsidR="004849C2" w:rsidRDefault="004849C2">
      <w:pPr>
        <w:tabs>
          <w:tab w:val="left" w:pos="3525"/>
        </w:tabs>
        <w:jc w:val="right"/>
        <w:rPr>
          <w:b/>
        </w:rPr>
      </w:pPr>
    </w:p>
    <w:p w14:paraId="4804AE32" w14:textId="77777777" w:rsidR="004849C2" w:rsidRDefault="004849C2">
      <w:pPr>
        <w:tabs>
          <w:tab w:val="left" w:pos="3525"/>
        </w:tabs>
        <w:rPr>
          <w:b/>
        </w:rPr>
      </w:pPr>
    </w:p>
    <w:p w14:paraId="769B903F" w14:textId="77777777" w:rsidR="004849C2" w:rsidRDefault="004849C2">
      <w:pPr>
        <w:tabs>
          <w:tab w:val="left" w:pos="3525"/>
        </w:tabs>
        <w:jc w:val="right"/>
        <w:rPr>
          <w:b/>
        </w:rPr>
      </w:pPr>
    </w:p>
    <w:p w14:paraId="48F9CA28" w14:textId="77777777" w:rsidR="004849C2" w:rsidRDefault="00230268">
      <w:pPr>
        <w:tabs>
          <w:tab w:val="left" w:pos="3525"/>
        </w:tabs>
        <w:spacing w:line="276" w:lineRule="auto"/>
        <w:rPr>
          <w:b/>
        </w:rPr>
      </w:pPr>
      <w:r>
        <w:rPr>
          <w:b/>
        </w:rPr>
        <w:t>Place: Bengaluru</w:t>
      </w:r>
      <w:r>
        <w:rPr>
          <w:b/>
        </w:rPr>
        <w:tab/>
      </w:r>
      <w:r>
        <w:rPr>
          <w:b/>
        </w:rPr>
        <w:tab/>
      </w:r>
      <w:r>
        <w:rPr>
          <w:b/>
        </w:rPr>
        <w:tab/>
      </w:r>
      <w:r>
        <w:rPr>
          <w:b/>
        </w:rPr>
        <w:tab/>
      </w:r>
      <w:r>
        <w:rPr>
          <w:b/>
        </w:rPr>
        <w:tab/>
      </w:r>
      <w:r>
        <w:rPr>
          <w:b/>
        </w:rPr>
        <w:tab/>
      </w:r>
      <w:r>
        <w:rPr>
          <w:b/>
        </w:rPr>
        <w:tab/>
      </w:r>
    </w:p>
    <w:p w14:paraId="31CD3161" w14:textId="77777777" w:rsidR="004849C2" w:rsidRDefault="00230268">
      <w:pPr>
        <w:rPr>
          <w:b/>
        </w:rPr>
      </w:pPr>
      <w:r>
        <w:rPr>
          <w:b/>
        </w:rPr>
        <w:t xml:space="preserve">Date:                                                                                           </w:t>
      </w:r>
    </w:p>
    <w:p w14:paraId="27EC2FB4" w14:textId="77777777" w:rsidR="004849C2" w:rsidRDefault="00230268">
      <w:pPr>
        <w:jc w:val="right"/>
        <w:rPr>
          <w:b/>
        </w:rPr>
      </w:pPr>
      <w:r>
        <w:rPr>
          <w:b/>
        </w:rPr>
        <w:t xml:space="preserve">  </w:t>
      </w:r>
    </w:p>
    <w:p w14:paraId="2AEEE196" w14:textId="5AC20833" w:rsidR="004849C2" w:rsidRDefault="00230268">
      <w:pPr>
        <w:jc w:val="center"/>
        <w:rPr>
          <w:b/>
          <w:color w:val="C00000"/>
          <w:sz w:val="28"/>
          <w:szCs w:val="28"/>
        </w:rPr>
      </w:pPr>
      <w:r>
        <w:rPr>
          <w:b/>
          <w:color w:val="C00000"/>
          <w:sz w:val="28"/>
          <w:szCs w:val="28"/>
        </w:rPr>
        <w:t xml:space="preserve">                                                                                        </w:t>
      </w:r>
      <w:r w:rsidR="008C77CE">
        <w:rPr>
          <w:b/>
          <w:color w:val="C00000"/>
          <w:sz w:val="28"/>
          <w:szCs w:val="28"/>
        </w:rPr>
        <w:t xml:space="preserve">    CHETHAN M</w:t>
      </w:r>
    </w:p>
    <w:p w14:paraId="2950FF20" w14:textId="567B13F4" w:rsidR="004849C2" w:rsidRDefault="00230268">
      <w:pPr>
        <w:rPr>
          <w:b/>
          <w:color w:val="000000"/>
          <w:sz w:val="28"/>
          <w:szCs w:val="28"/>
        </w:rPr>
      </w:pPr>
      <w:r>
        <w:rPr>
          <w:b/>
          <w:color w:val="000000"/>
          <w:sz w:val="28"/>
          <w:szCs w:val="28"/>
        </w:rPr>
        <w:t xml:space="preserve">                                                                                                 (1VE18ME0</w:t>
      </w:r>
      <w:r w:rsidR="008C77CE">
        <w:rPr>
          <w:b/>
          <w:color w:val="000000"/>
          <w:sz w:val="28"/>
          <w:szCs w:val="28"/>
        </w:rPr>
        <w:t>0</w:t>
      </w:r>
      <w:r>
        <w:rPr>
          <w:b/>
          <w:color w:val="000000"/>
          <w:sz w:val="28"/>
          <w:szCs w:val="28"/>
        </w:rPr>
        <w:t>8)</w:t>
      </w:r>
    </w:p>
    <w:p w14:paraId="23583AFB" w14:textId="77777777" w:rsidR="004849C2" w:rsidRDefault="004849C2">
      <w:pPr>
        <w:spacing w:line="360" w:lineRule="auto"/>
        <w:rPr>
          <w:b/>
          <w:color w:val="000000"/>
          <w:sz w:val="28"/>
          <w:szCs w:val="28"/>
        </w:rPr>
      </w:pPr>
    </w:p>
    <w:p w14:paraId="0ADB662F" w14:textId="77777777" w:rsidR="004849C2" w:rsidRDefault="004849C2">
      <w:pPr>
        <w:jc w:val="center"/>
        <w:rPr>
          <w:b/>
          <w:color w:val="C0504D"/>
          <w:sz w:val="32"/>
          <w:szCs w:val="32"/>
        </w:rPr>
      </w:pPr>
    </w:p>
    <w:p w14:paraId="50433066" w14:textId="77777777" w:rsidR="008B7409" w:rsidRDefault="008B7409">
      <w:pPr>
        <w:jc w:val="center"/>
        <w:rPr>
          <w:b/>
          <w:color w:val="C0504D"/>
          <w:sz w:val="32"/>
          <w:szCs w:val="32"/>
        </w:rPr>
      </w:pPr>
    </w:p>
    <w:p w14:paraId="0FF4D4C1" w14:textId="77777777" w:rsidR="008B7409" w:rsidRDefault="008B7409">
      <w:pPr>
        <w:jc w:val="center"/>
        <w:rPr>
          <w:b/>
          <w:color w:val="C0504D"/>
          <w:sz w:val="32"/>
          <w:szCs w:val="32"/>
        </w:rPr>
      </w:pPr>
    </w:p>
    <w:p w14:paraId="1DB6E5B5" w14:textId="77777777" w:rsidR="008B7409" w:rsidRDefault="008B7409">
      <w:pPr>
        <w:jc w:val="center"/>
        <w:rPr>
          <w:b/>
          <w:color w:val="C0504D"/>
          <w:sz w:val="32"/>
          <w:szCs w:val="32"/>
        </w:rPr>
      </w:pPr>
    </w:p>
    <w:p w14:paraId="1DEBD8FE" w14:textId="7F653121" w:rsidR="004849C2" w:rsidRDefault="008B7409" w:rsidP="008B7409">
      <w:pPr>
        <w:rPr>
          <w:b/>
          <w:sz w:val="36"/>
          <w:szCs w:val="36"/>
        </w:rPr>
      </w:pPr>
      <w:r>
        <w:rPr>
          <w:noProof/>
        </w:rPr>
        <w:lastRenderedPageBreak/>
        <mc:AlternateContent>
          <mc:Choice Requires="wps">
            <w:drawing>
              <wp:anchor distT="0" distB="0" distL="114300" distR="114300" simplePos="0" relativeHeight="251736064" behindDoc="1" locked="0" layoutInCell="1" allowOverlap="1" wp14:anchorId="3396F54C" wp14:editId="283D042F">
                <wp:simplePos x="0" y="0"/>
                <wp:positionH relativeFrom="margin">
                  <wp:align>center</wp:align>
                </wp:positionH>
                <wp:positionV relativeFrom="paragraph">
                  <wp:posOffset>-609600</wp:posOffset>
                </wp:positionV>
                <wp:extent cx="6143625" cy="9453880"/>
                <wp:effectExtent l="0" t="0" r="28575" b="13970"/>
                <wp:wrapNone/>
                <wp:docPr id="80" name="Rectangle 80"/>
                <wp:cNvGraphicFramePr/>
                <a:graphic xmlns:a="http://schemas.openxmlformats.org/drawingml/2006/main">
                  <a:graphicData uri="http://schemas.microsoft.com/office/word/2010/wordprocessingShape">
                    <wps:wsp>
                      <wps:cNvSpPr/>
                      <wps:spPr>
                        <a:xfrm>
                          <a:off x="0" y="0"/>
                          <a:ext cx="6143625"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2F4C" id="Rectangle 80" o:spid="_x0000_s1026" style="position:absolute;margin-left:0;margin-top:-48pt;width:483.75pt;height:744.4pt;z-index:-251580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" fillcolor="white [3201]" strokecolor="black [3200]" strokeweight="2pt">
                <w10:wrap anchorx="margin"/>
              </v:rect>
            </w:pict>
          </mc:Fallback>
        </mc:AlternateContent>
      </w:r>
    </w:p>
    <w:p w14:paraId="7BF0396C" w14:textId="47D63DF0" w:rsidR="004849C2" w:rsidRDefault="008B7409">
      <w:pPr>
        <w:spacing w:line="360" w:lineRule="auto"/>
        <w:jc w:val="center"/>
        <w:rPr>
          <w:b/>
          <w:color w:val="C0504D"/>
          <w:sz w:val="32"/>
          <w:szCs w:val="32"/>
        </w:rPr>
      </w:pPr>
      <w:r>
        <w:rPr>
          <w:b/>
          <w:color w:val="C0504D"/>
          <w:sz w:val="32"/>
          <w:szCs w:val="32"/>
        </w:rPr>
        <w:t>ACKNOWLEDGEMENT</w:t>
      </w:r>
    </w:p>
    <w:p w14:paraId="0113093E" w14:textId="77777777" w:rsidR="00AA78DE" w:rsidRDefault="00AA78DE">
      <w:pPr>
        <w:spacing w:line="360" w:lineRule="auto"/>
        <w:jc w:val="center"/>
        <w:rPr>
          <w:b/>
          <w:color w:val="C0504D"/>
          <w:sz w:val="32"/>
          <w:szCs w:val="32"/>
        </w:rPr>
      </w:pPr>
    </w:p>
    <w:p w14:paraId="49D7EA6E" w14:textId="6C3D1BED" w:rsidR="004849C2" w:rsidRDefault="00230268">
      <w:pPr>
        <w:spacing w:after="280" w:line="360" w:lineRule="auto"/>
        <w:jc w:val="both"/>
      </w:pPr>
      <w:r>
        <w:t xml:space="preserve">An Endeavour over a long period can be successful only with blessings of the almighty God and guidance of well-wishers. I take this opportunity to express my deep sense of gratitude and heartfelt thanks to several key personalities whose constant support and encouragement have helped me to transfer my effort into the completion of this Internship Report. </w:t>
      </w:r>
    </w:p>
    <w:p w14:paraId="7B496416" w14:textId="77777777" w:rsidR="004849C2" w:rsidRDefault="00230268">
      <w:pPr>
        <w:pBdr>
          <w:top w:val="nil"/>
          <w:left w:val="nil"/>
          <w:bottom w:val="nil"/>
          <w:right w:val="nil"/>
          <w:between w:val="nil"/>
        </w:pBdr>
        <w:spacing w:after="280" w:line="360" w:lineRule="auto"/>
        <w:jc w:val="both"/>
        <w:rPr>
          <w:color w:val="000000"/>
        </w:rPr>
      </w:pPr>
      <w:r>
        <w:rPr>
          <w:color w:val="000000"/>
        </w:rPr>
        <w:t xml:space="preserve">I consider it as our privilege to express my gratitude and respect to all those who guided me in the completion of this Internship Report. I would like to express my gratitude to </w:t>
      </w:r>
      <w:r>
        <w:rPr>
          <w:b/>
          <w:color w:val="000000"/>
        </w:rPr>
        <w:t>Sri Venkateshwara College of Engineering (SVCE</w:t>
      </w:r>
      <w:r>
        <w:rPr>
          <w:color w:val="000000"/>
        </w:rPr>
        <w:t>), for their kind cooperation and encouragement which help me in completing this Internship Report.</w:t>
      </w:r>
    </w:p>
    <w:p w14:paraId="49918FEF" w14:textId="5EAF4286" w:rsidR="004849C2" w:rsidRDefault="00230268">
      <w:pPr>
        <w:pBdr>
          <w:top w:val="nil"/>
          <w:left w:val="nil"/>
          <w:bottom w:val="nil"/>
          <w:right w:val="nil"/>
          <w:between w:val="nil"/>
        </w:pBdr>
        <w:spacing w:after="280" w:line="360" w:lineRule="auto"/>
        <w:jc w:val="both"/>
        <w:rPr>
          <w:color w:val="000000"/>
        </w:rPr>
      </w:pPr>
      <w:r>
        <w:rPr>
          <w:color w:val="000000"/>
        </w:rPr>
        <w:t xml:space="preserve">I sincerely thanks to my guide </w:t>
      </w:r>
      <w:r>
        <w:rPr>
          <w:b/>
          <w:color w:val="000000"/>
        </w:rPr>
        <w:t xml:space="preserve">Dr. </w:t>
      </w:r>
      <w:r w:rsidR="00385CDE">
        <w:rPr>
          <w:b/>
          <w:color w:val="000000"/>
        </w:rPr>
        <w:t>Sunil S</w:t>
      </w:r>
      <w:r>
        <w:rPr>
          <w:b/>
          <w:color w:val="000000"/>
        </w:rPr>
        <w:t>, Prof</w:t>
      </w:r>
      <w:r w:rsidR="00385CDE">
        <w:rPr>
          <w:b/>
          <w:color w:val="000000"/>
        </w:rPr>
        <w:t>essor and HOD</w:t>
      </w:r>
      <w:r>
        <w:rPr>
          <w:b/>
          <w:color w:val="000000"/>
        </w:rPr>
        <w:t xml:space="preserve">, Department of Mechanical Engineering, SVCE, </w:t>
      </w:r>
      <w:r>
        <w:rPr>
          <w:color w:val="000000"/>
        </w:rPr>
        <w:t>for his valuable guidance in the completion of the Internship Report.</w:t>
      </w:r>
    </w:p>
    <w:p w14:paraId="704BAC0C" w14:textId="3312440F" w:rsidR="004849C2" w:rsidRDefault="00230268">
      <w:pPr>
        <w:pBdr>
          <w:top w:val="nil"/>
          <w:left w:val="nil"/>
          <w:bottom w:val="nil"/>
          <w:right w:val="nil"/>
          <w:between w:val="nil"/>
        </w:pBdr>
        <w:spacing w:after="280" w:line="360" w:lineRule="auto"/>
        <w:jc w:val="both"/>
        <w:rPr>
          <w:color w:val="000000"/>
        </w:rPr>
      </w:pPr>
      <w:r>
        <w:rPr>
          <w:color w:val="000000"/>
        </w:rPr>
        <w:t xml:space="preserve">I sincerely thank my guide </w:t>
      </w:r>
      <w:r w:rsidR="00D345FC">
        <w:rPr>
          <w:b/>
          <w:color w:val="000000"/>
          <w:sz w:val="28"/>
          <w:szCs w:val="28"/>
        </w:rPr>
        <w:t>Mr. Mohan V Assistant Professor</w:t>
      </w:r>
      <w:r w:rsidR="00D345FC">
        <w:rPr>
          <w:b/>
          <w:color w:val="000000"/>
        </w:rPr>
        <w:t xml:space="preserve">, </w:t>
      </w:r>
      <w:r>
        <w:rPr>
          <w:b/>
          <w:color w:val="000000"/>
        </w:rPr>
        <w:t xml:space="preserve">Department of Mechanical Engineering, SVCE, </w:t>
      </w:r>
      <w:r>
        <w:rPr>
          <w:color w:val="000000"/>
        </w:rPr>
        <w:t>for his valuable guidance in the completion of the Internship Report and would like to express my gratitude for providing unrelenting support and constant encouragement.</w:t>
      </w:r>
    </w:p>
    <w:p w14:paraId="22143B9A" w14:textId="77777777" w:rsidR="004849C2" w:rsidRDefault="00230268">
      <w:pPr>
        <w:pBdr>
          <w:top w:val="nil"/>
          <w:left w:val="nil"/>
          <w:bottom w:val="nil"/>
          <w:right w:val="nil"/>
          <w:between w:val="nil"/>
        </w:pBdr>
        <w:spacing w:after="280" w:line="360" w:lineRule="auto"/>
        <w:jc w:val="both"/>
        <w:rPr>
          <w:color w:val="000000"/>
        </w:rPr>
      </w:pPr>
      <w:r>
        <w:rPr>
          <w:color w:val="000000"/>
        </w:rPr>
        <w:t xml:space="preserve">I would like to express my gratitude to </w:t>
      </w:r>
      <w:r>
        <w:rPr>
          <w:b/>
          <w:color w:val="000000"/>
        </w:rPr>
        <w:t xml:space="preserve">Dr. </w:t>
      </w:r>
      <w:proofErr w:type="spellStart"/>
      <w:r>
        <w:rPr>
          <w:b/>
          <w:color w:val="000000"/>
        </w:rPr>
        <w:t>Nageshwara</w:t>
      </w:r>
      <w:proofErr w:type="spellEnd"/>
      <w:r>
        <w:rPr>
          <w:b/>
          <w:color w:val="000000"/>
        </w:rPr>
        <w:t xml:space="preserve"> </w:t>
      </w:r>
      <w:proofErr w:type="spellStart"/>
      <w:r>
        <w:rPr>
          <w:b/>
          <w:color w:val="000000"/>
        </w:rPr>
        <w:t>Guptha</w:t>
      </w:r>
      <w:proofErr w:type="spellEnd"/>
      <w:r>
        <w:rPr>
          <w:b/>
          <w:color w:val="000000"/>
        </w:rPr>
        <w:t xml:space="preserve"> M, Principal, SVCE, Bengaluru </w:t>
      </w:r>
      <w:r>
        <w:rPr>
          <w:color w:val="000000"/>
        </w:rPr>
        <w:t>who has always been a great source of inspiration.</w:t>
      </w:r>
    </w:p>
    <w:p w14:paraId="7D3F4481" w14:textId="77777777" w:rsidR="004849C2" w:rsidRDefault="00230268">
      <w:pPr>
        <w:pBdr>
          <w:top w:val="nil"/>
          <w:left w:val="nil"/>
          <w:bottom w:val="nil"/>
          <w:right w:val="nil"/>
          <w:between w:val="nil"/>
        </w:pBdr>
        <w:spacing w:after="280" w:line="360" w:lineRule="auto"/>
        <w:jc w:val="both"/>
        <w:rPr>
          <w:color w:val="000000"/>
        </w:rPr>
      </w:pPr>
      <w:r>
        <w:rPr>
          <w:color w:val="000000"/>
        </w:rPr>
        <w:t xml:space="preserve">I would also like to mention my special thanks to all other </w:t>
      </w:r>
      <w:r>
        <w:rPr>
          <w:b/>
          <w:color w:val="000000"/>
        </w:rPr>
        <w:t>Teaching and Non-Teaching</w:t>
      </w:r>
      <w:r>
        <w:rPr>
          <w:color w:val="000000"/>
        </w:rPr>
        <w:t xml:space="preserve"> staff of the Department of Mechanical Engineering, SVCE who helped with the completion of the Internship Report successfully. </w:t>
      </w:r>
    </w:p>
    <w:p w14:paraId="7F340697" w14:textId="77777777" w:rsidR="004849C2" w:rsidRDefault="00230268">
      <w:pPr>
        <w:pBdr>
          <w:top w:val="nil"/>
          <w:left w:val="nil"/>
          <w:bottom w:val="nil"/>
          <w:right w:val="nil"/>
          <w:between w:val="nil"/>
        </w:pBdr>
        <w:spacing w:after="280" w:line="360" w:lineRule="auto"/>
        <w:jc w:val="both"/>
        <w:rPr>
          <w:color w:val="000000"/>
        </w:rPr>
      </w:pPr>
      <w:r>
        <w:rPr>
          <w:color w:val="000000"/>
        </w:rPr>
        <w:t>I also thank my beloved parents for their continuous support in the completion of this Internship Report.</w:t>
      </w:r>
    </w:p>
    <w:p w14:paraId="09EDC745" w14:textId="77777777" w:rsidR="004849C2" w:rsidRDefault="004849C2">
      <w:pPr>
        <w:pBdr>
          <w:top w:val="nil"/>
          <w:left w:val="nil"/>
          <w:bottom w:val="nil"/>
          <w:right w:val="nil"/>
          <w:between w:val="nil"/>
        </w:pBdr>
        <w:spacing w:after="280" w:line="360" w:lineRule="auto"/>
        <w:jc w:val="both"/>
        <w:rPr>
          <w:b/>
          <w:color w:val="000000"/>
        </w:rPr>
      </w:pPr>
    </w:p>
    <w:p w14:paraId="020251A6" w14:textId="436B4351" w:rsidR="004849C2" w:rsidRDefault="00230268">
      <w:pPr>
        <w:pBdr>
          <w:top w:val="nil"/>
          <w:left w:val="nil"/>
          <w:bottom w:val="nil"/>
          <w:right w:val="nil"/>
          <w:between w:val="nil"/>
        </w:pBdr>
        <w:spacing w:after="280" w:line="360" w:lineRule="auto"/>
        <w:jc w:val="both"/>
        <w:rPr>
          <w:b/>
          <w:color w:val="000000"/>
        </w:rPr>
      </w:pPr>
      <w:r>
        <w:rPr>
          <w:b/>
          <w:color w:val="C00000"/>
          <w:sz w:val="28"/>
          <w:szCs w:val="28"/>
        </w:rPr>
        <w:t>(</w:t>
      </w:r>
      <w:r w:rsidR="009334AE">
        <w:rPr>
          <w:b/>
          <w:color w:val="C00000"/>
          <w:sz w:val="28"/>
          <w:szCs w:val="28"/>
        </w:rPr>
        <w:t>CHETHAN M</w:t>
      </w:r>
      <w:r>
        <w:rPr>
          <w:b/>
          <w:color w:val="C00000"/>
          <w:sz w:val="28"/>
          <w:szCs w:val="28"/>
        </w:rPr>
        <w:t>)</w:t>
      </w:r>
    </w:p>
    <w:p w14:paraId="2E030DE5" w14:textId="6B078598" w:rsidR="004849C2" w:rsidRDefault="00230268">
      <w:pPr>
        <w:jc w:val="center"/>
        <w:rPr>
          <w:b/>
          <w:color w:val="C0504D"/>
          <w:sz w:val="32"/>
          <w:szCs w:val="32"/>
        </w:rPr>
      </w:pPr>
      <w:r>
        <w:br w:type="page"/>
      </w:r>
      <w:r w:rsidR="00D62230">
        <w:rPr>
          <w:noProof/>
        </w:rPr>
        <w:lastRenderedPageBreak/>
        <mc:AlternateContent>
          <mc:Choice Requires="wps">
            <w:drawing>
              <wp:anchor distT="0" distB="0" distL="114300" distR="114300" simplePos="0" relativeHeight="251738112" behindDoc="1" locked="0" layoutInCell="1" allowOverlap="1" wp14:anchorId="12DB82DE" wp14:editId="1EC0A196">
                <wp:simplePos x="0" y="0"/>
                <wp:positionH relativeFrom="margin">
                  <wp:align>left</wp:align>
                </wp:positionH>
                <wp:positionV relativeFrom="paragraph">
                  <wp:posOffset>-561975</wp:posOffset>
                </wp:positionV>
                <wp:extent cx="6143625" cy="9453880"/>
                <wp:effectExtent l="0" t="0" r="28575" b="13970"/>
                <wp:wrapNone/>
                <wp:docPr id="81" name="Rectangle 81"/>
                <wp:cNvGraphicFramePr/>
                <a:graphic xmlns:a="http://schemas.openxmlformats.org/drawingml/2006/main">
                  <a:graphicData uri="http://schemas.microsoft.com/office/word/2010/wordprocessingShape">
                    <wps:wsp>
                      <wps:cNvSpPr/>
                      <wps:spPr>
                        <a:xfrm>
                          <a:off x="0" y="0"/>
                          <a:ext cx="6143625" cy="945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F368" id="Rectangle 81" o:spid="_x0000_s1026" style="position:absolute;margin-left:0;margin-top:-44.25pt;width:483.75pt;height:744.4pt;z-index:-251578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" fillcolor="white [3201]" strokecolor="black [3200]" strokeweight="2pt">
                <w10:wrap anchorx="margin"/>
              </v:rect>
            </w:pict>
          </mc:Fallback>
        </mc:AlternateContent>
      </w:r>
      <w:r>
        <w:rPr>
          <w:b/>
          <w:color w:val="C0504D"/>
          <w:sz w:val="32"/>
          <w:szCs w:val="32"/>
        </w:rPr>
        <w:t>EXECUTIVE SUMMARY</w:t>
      </w:r>
    </w:p>
    <w:p w14:paraId="4638D3B3" w14:textId="77777777" w:rsidR="004849C2" w:rsidRDefault="004849C2">
      <w:pPr>
        <w:jc w:val="center"/>
        <w:rPr>
          <w:b/>
          <w:color w:val="C0504D"/>
          <w:sz w:val="32"/>
          <w:szCs w:val="32"/>
        </w:rPr>
      </w:pPr>
    </w:p>
    <w:p w14:paraId="092A58E7" w14:textId="77777777" w:rsidR="009334AE" w:rsidRDefault="009334AE" w:rsidP="009334AE">
      <w:pPr>
        <w:pStyle w:val="BodyText"/>
        <w:spacing w:before="199" w:line="360" w:lineRule="auto"/>
        <w:ind w:left="967" w:right="582"/>
        <w:jc w:val="both"/>
      </w:pPr>
      <w:r>
        <w:t xml:space="preserve">Sisal plants grow as weeds but are also cultivated for their fibers and other biological components. Sisal fibers are lignocellulosic and have properties similar or better than other fibers from biomass sources. Since sisal grows without the need for major natural resources, the fibers can be obtained without much need for natural resources and hence the fibers can be considered to be renewable and sustainable. In this work, Sisal fiber (SF), which is extracted by a process called decertification where leaves are crushed, beaten and brushed away by a rotating wheel set with blunt knives, so that only fibers remain. This extracted fiber is used for milk covers. Composites have been developed with only one density composition developed in a simple compression molding approach. The composites were tested to study on the mechanical properties. The composites possessed a tensile and flexural strength of 38.9 MPa and 48.79 MPa, respectively at the optimum condition (SF: MC). The results suggest that SF/MC composite can be a promising low-cost, eco-friendly substitute for conventional building materials for roofing and sound proofing applications. It can be further tested to study it’s thermal, acoustic, flame resistance, morphology </w:t>
      </w:r>
      <w:proofErr w:type="gramStart"/>
      <w:r>
        <w:t>etc..</w:t>
      </w:r>
      <w:proofErr w:type="gramEnd"/>
      <w:r>
        <w:t xml:space="preserve"> properties based on the requirements.</w:t>
      </w:r>
    </w:p>
    <w:p w14:paraId="38A15861" w14:textId="65D84739" w:rsidR="009334AE" w:rsidRDefault="009334AE" w:rsidP="009334AE">
      <w:pPr>
        <w:pStyle w:val="BodyText"/>
        <w:spacing w:before="197"/>
        <w:ind w:left="967"/>
        <w:jc w:val="both"/>
      </w:pPr>
      <w:r>
        <w:rPr>
          <w:b/>
        </w:rPr>
        <w:t xml:space="preserve">Keywords: </w:t>
      </w:r>
      <w:r>
        <w:t>Bio-composites, Sisal fiber (SF), Milk cover (MC), Agricultural Waste</w:t>
      </w:r>
    </w:p>
    <w:p w14:paraId="35313ADC" w14:textId="3CABEC01" w:rsidR="009334AE" w:rsidRDefault="009334AE" w:rsidP="009334AE">
      <w:pPr>
        <w:pStyle w:val="BodyText"/>
        <w:spacing w:before="197"/>
        <w:ind w:left="967"/>
        <w:jc w:val="both"/>
      </w:pPr>
    </w:p>
    <w:p w14:paraId="2A89B34A" w14:textId="7FAFD7F3" w:rsidR="009334AE" w:rsidRDefault="009334AE" w:rsidP="009334AE">
      <w:pPr>
        <w:pStyle w:val="BodyText"/>
        <w:spacing w:before="197"/>
        <w:ind w:left="967"/>
        <w:jc w:val="both"/>
      </w:pPr>
    </w:p>
    <w:p w14:paraId="17FC7CB7" w14:textId="4C4940A3" w:rsidR="009334AE" w:rsidRDefault="009334AE" w:rsidP="009334AE">
      <w:pPr>
        <w:pStyle w:val="BodyText"/>
        <w:spacing w:before="197"/>
        <w:ind w:left="967"/>
        <w:jc w:val="both"/>
      </w:pPr>
    </w:p>
    <w:p w14:paraId="314183FC" w14:textId="39711B10" w:rsidR="009334AE" w:rsidRDefault="009334AE" w:rsidP="009334AE">
      <w:pPr>
        <w:pStyle w:val="BodyText"/>
        <w:spacing w:before="197"/>
        <w:ind w:left="967"/>
        <w:jc w:val="both"/>
      </w:pPr>
    </w:p>
    <w:p w14:paraId="4327F759" w14:textId="6F48F68F" w:rsidR="009334AE" w:rsidRDefault="009334AE" w:rsidP="009334AE">
      <w:pPr>
        <w:pStyle w:val="BodyText"/>
        <w:spacing w:before="197"/>
        <w:ind w:left="967"/>
        <w:jc w:val="both"/>
      </w:pPr>
    </w:p>
    <w:p w14:paraId="5D27B4FF" w14:textId="57578DF3" w:rsidR="009334AE" w:rsidRDefault="009334AE" w:rsidP="009334AE">
      <w:pPr>
        <w:pStyle w:val="BodyText"/>
        <w:spacing w:before="197"/>
        <w:ind w:left="967"/>
        <w:jc w:val="both"/>
      </w:pPr>
    </w:p>
    <w:p w14:paraId="54ED9205" w14:textId="3907B57D" w:rsidR="009334AE" w:rsidRDefault="009334AE" w:rsidP="009334AE">
      <w:pPr>
        <w:pStyle w:val="BodyText"/>
        <w:spacing w:before="197"/>
        <w:ind w:left="967"/>
        <w:jc w:val="both"/>
      </w:pPr>
    </w:p>
    <w:p w14:paraId="77CA56EC" w14:textId="287585C2" w:rsidR="009334AE" w:rsidRDefault="009334AE" w:rsidP="009334AE">
      <w:pPr>
        <w:pStyle w:val="BodyText"/>
        <w:spacing w:before="197"/>
        <w:ind w:left="967"/>
        <w:jc w:val="both"/>
      </w:pPr>
    </w:p>
    <w:p w14:paraId="3F993E37" w14:textId="74F49C8B" w:rsidR="009334AE" w:rsidRDefault="009334AE" w:rsidP="009334AE">
      <w:pPr>
        <w:pStyle w:val="BodyText"/>
        <w:spacing w:before="197"/>
        <w:ind w:left="967"/>
        <w:jc w:val="both"/>
      </w:pPr>
    </w:p>
    <w:p w14:paraId="67267528" w14:textId="496978B1" w:rsidR="009334AE" w:rsidRDefault="009334AE" w:rsidP="009334AE">
      <w:pPr>
        <w:pStyle w:val="BodyText"/>
        <w:spacing w:before="197"/>
        <w:ind w:left="967"/>
        <w:jc w:val="both"/>
      </w:pPr>
    </w:p>
    <w:p w14:paraId="6E47ED1F" w14:textId="77777777" w:rsidR="009334AE" w:rsidRDefault="009334AE" w:rsidP="009334AE">
      <w:pPr>
        <w:pStyle w:val="BodyText"/>
        <w:spacing w:before="197"/>
        <w:ind w:left="967"/>
        <w:jc w:val="both"/>
      </w:pPr>
    </w:p>
    <w:p w14:paraId="0FD2901F" w14:textId="7BC3FB6E" w:rsidR="00BC1F53" w:rsidRDefault="00BC1F53">
      <w:pPr>
        <w:jc w:val="center"/>
        <w:rPr>
          <w:b/>
          <w:sz w:val="36"/>
          <w:szCs w:val="36"/>
          <w:u w:val="single"/>
        </w:rPr>
      </w:pPr>
      <w:r>
        <w:rPr>
          <w:noProof/>
        </w:rPr>
        <w:lastRenderedPageBreak/>
        <w:drawing>
          <wp:anchor distT="0" distB="0" distL="114300" distR="114300" simplePos="0" relativeHeight="251740160" behindDoc="1" locked="0" layoutInCell="1" allowOverlap="1" wp14:anchorId="15AFDFCA" wp14:editId="74C839CD">
            <wp:simplePos x="0" y="0"/>
            <wp:positionH relativeFrom="margin">
              <wp:align>right</wp:align>
            </wp:positionH>
            <wp:positionV relativeFrom="paragraph">
              <wp:posOffset>0</wp:posOffset>
            </wp:positionV>
            <wp:extent cx="1875155" cy="398145"/>
            <wp:effectExtent l="0" t="0" r="0" b="1905"/>
            <wp:wrapTight wrapText="bothSides">
              <wp:wrapPolygon edited="0">
                <wp:start x="0" y="0"/>
                <wp:lineTo x="0" y="20670"/>
                <wp:lineTo x="21285" y="20670"/>
                <wp:lineTo x="21285"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126000"/>
                              </a14:imgEffect>
                            </a14:imgLayer>
                          </a14:imgProps>
                        </a:ext>
                        <a:ext uri="{28A0092B-C50C-407E-A947-70E740481C1C}">
                          <a14:useLocalDpi xmlns:a14="http://schemas.microsoft.com/office/drawing/2010/main" val="0"/>
                        </a:ext>
                      </a:extLst>
                    </a:blip>
                    <a:srcRect/>
                    <a:stretch>
                      <a:fillRect/>
                    </a:stretch>
                  </pic:blipFill>
                  <pic:spPr bwMode="auto">
                    <a:xfrm>
                      <a:off x="0" y="0"/>
                      <a:ext cx="1875155" cy="39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6414F" w14:textId="3DA45FBB" w:rsidR="004849C2" w:rsidRDefault="00230268">
      <w:pPr>
        <w:jc w:val="center"/>
        <w:rPr>
          <w:b/>
          <w:sz w:val="36"/>
          <w:szCs w:val="36"/>
          <w:u w:val="single"/>
        </w:rPr>
      </w:pPr>
      <w:r>
        <w:rPr>
          <w:b/>
          <w:sz w:val="36"/>
          <w:szCs w:val="36"/>
          <w:u w:val="single"/>
        </w:rPr>
        <w:t>CONTENTS</w:t>
      </w:r>
    </w:p>
    <w:p w14:paraId="2E744260" w14:textId="4C142F3B" w:rsidR="004849C2" w:rsidRDefault="004849C2">
      <w:pPr>
        <w:jc w:val="center"/>
        <w:rPr>
          <w:b/>
          <w:sz w:val="36"/>
          <w:szCs w:val="36"/>
        </w:rPr>
      </w:pPr>
    </w:p>
    <w:tbl>
      <w:tblPr>
        <w:tblStyle w:val="a"/>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5670"/>
        <w:gridCol w:w="1984"/>
      </w:tblGrid>
      <w:tr w:rsidR="004849C2" w14:paraId="631CC861" w14:textId="77777777">
        <w:trPr>
          <w:trHeight w:val="617"/>
        </w:trPr>
        <w:tc>
          <w:tcPr>
            <w:tcW w:w="1413" w:type="dxa"/>
          </w:tcPr>
          <w:p w14:paraId="3D232C13" w14:textId="77777777" w:rsidR="004849C2" w:rsidRDefault="0023026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Sl. No.</w:t>
            </w:r>
          </w:p>
        </w:tc>
        <w:tc>
          <w:tcPr>
            <w:tcW w:w="5670" w:type="dxa"/>
          </w:tcPr>
          <w:p w14:paraId="095EAE85" w14:textId="77777777" w:rsidR="004849C2" w:rsidRDefault="0023026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TOPIC</w:t>
            </w:r>
          </w:p>
        </w:tc>
        <w:tc>
          <w:tcPr>
            <w:tcW w:w="1984" w:type="dxa"/>
          </w:tcPr>
          <w:p w14:paraId="1059E116" w14:textId="77777777" w:rsidR="004849C2" w:rsidRDefault="0023026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4849C2" w14:paraId="43843856" w14:textId="77777777">
        <w:tc>
          <w:tcPr>
            <w:tcW w:w="1413" w:type="dxa"/>
          </w:tcPr>
          <w:p w14:paraId="624024B3"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670" w:type="dxa"/>
          </w:tcPr>
          <w:p w14:paraId="51CCE3B5" w14:textId="2B20D4DD" w:rsidR="004849C2" w:rsidRPr="00B21A08" w:rsidRDefault="00B21A08" w:rsidP="00B21A08">
            <w:pPr>
              <w:spacing w:line="360" w:lineRule="auto"/>
              <w:rPr>
                <w:rFonts w:ascii="Times New Roman" w:eastAsia="Times New Roman" w:hAnsi="Times New Roman" w:cs="Times New Roman"/>
                <w:b/>
                <w:sz w:val="32"/>
                <w:szCs w:val="32"/>
              </w:rPr>
            </w:pPr>
            <w:r w:rsidRPr="00B21A08">
              <w:rPr>
                <w:rFonts w:ascii="Times New Roman" w:hAnsi="Times New Roman" w:cs="Times New Roman"/>
                <w:b/>
                <w:sz w:val="32"/>
                <w:szCs w:val="32"/>
              </w:rPr>
              <w:t>VISION and MISSION OF THE DEPARTMENT</w:t>
            </w:r>
          </w:p>
        </w:tc>
        <w:tc>
          <w:tcPr>
            <w:tcW w:w="1984" w:type="dxa"/>
          </w:tcPr>
          <w:p w14:paraId="3C487A2F" w14:textId="660B31B7" w:rsidR="004849C2" w:rsidRDefault="001B0BFE">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w:t>
            </w:r>
            <w:proofErr w:type="spellEnd"/>
          </w:p>
        </w:tc>
      </w:tr>
      <w:tr w:rsidR="004849C2" w14:paraId="318D45C0" w14:textId="77777777">
        <w:tc>
          <w:tcPr>
            <w:tcW w:w="1413" w:type="dxa"/>
          </w:tcPr>
          <w:p w14:paraId="42721E39"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670" w:type="dxa"/>
          </w:tcPr>
          <w:p w14:paraId="2EFE4886" w14:textId="3B229E83"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CERTIFICATE</w:t>
            </w:r>
          </w:p>
        </w:tc>
        <w:tc>
          <w:tcPr>
            <w:tcW w:w="1984" w:type="dxa"/>
          </w:tcPr>
          <w:p w14:paraId="6C311205" w14:textId="77777777"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ii</w:t>
            </w:r>
          </w:p>
        </w:tc>
      </w:tr>
      <w:tr w:rsidR="004849C2" w14:paraId="355E6C27" w14:textId="77777777">
        <w:tc>
          <w:tcPr>
            <w:tcW w:w="1413" w:type="dxa"/>
          </w:tcPr>
          <w:p w14:paraId="13B99B03"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670" w:type="dxa"/>
          </w:tcPr>
          <w:p w14:paraId="527C87C6" w14:textId="39F068A7"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DECLARATION</w:t>
            </w:r>
          </w:p>
        </w:tc>
        <w:tc>
          <w:tcPr>
            <w:tcW w:w="1984" w:type="dxa"/>
          </w:tcPr>
          <w:p w14:paraId="0E718DED" w14:textId="77777777"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p>
        </w:tc>
      </w:tr>
      <w:tr w:rsidR="004849C2" w14:paraId="4E87CFF1" w14:textId="77777777">
        <w:tc>
          <w:tcPr>
            <w:tcW w:w="1413" w:type="dxa"/>
          </w:tcPr>
          <w:p w14:paraId="0267F0B5"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670" w:type="dxa"/>
          </w:tcPr>
          <w:p w14:paraId="688A0FBE" w14:textId="75A734CD"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AKNOWLEDGEMENT</w:t>
            </w:r>
          </w:p>
        </w:tc>
        <w:tc>
          <w:tcPr>
            <w:tcW w:w="1984" w:type="dxa"/>
          </w:tcPr>
          <w:p w14:paraId="138ACA83" w14:textId="77777777"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iv</w:t>
            </w:r>
          </w:p>
        </w:tc>
      </w:tr>
      <w:tr w:rsidR="004849C2" w14:paraId="72FFE915" w14:textId="77777777">
        <w:tc>
          <w:tcPr>
            <w:tcW w:w="1413" w:type="dxa"/>
          </w:tcPr>
          <w:p w14:paraId="4B412DE9"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670" w:type="dxa"/>
          </w:tcPr>
          <w:p w14:paraId="1E8B29ED" w14:textId="2A51370C"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ABSTRACT</w:t>
            </w:r>
            <w:r w:rsidR="00230268" w:rsidRPr="001B0BFE">
              <w:rPr>
                <w:rFonts w:ascii="Times New Roman" w:eastAsia="Times New Roman" w:hAnsi="Times New Roman" w:cs="Times New Roman"/>
                <w:b/>
                <w:sz w:val="32"/>
                <w:szCs w:val="32"/>
              </w:rPr>
              <w:t xml:space="preserve"> </w:t>
            </w:r>
          </w:p>
        </w:tc>
        <w:tc>
          <w:tcPr>
            <w:tcW w:w="1984" w:type="dxa"/>
          </w:tcPr>
          <w:p w14:paraId="5BD41A40" w14:textId="77777777"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w:t>
            </w:r>
          </w:p>
        </w:tc>
      </w:tr>
      <w:tr w:rsidR="004849C2" w14:paraId="7CCB16C6" w14:textId="77777777">
        <w:tc>
          <w:tcPr>
            <w:tcW w:w="1413" w:type="dxa"/>
          </w:tcPr>
          <w:p w14:paraId="5E9DB0AE"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670" w:type="dxa"/>
          </w:tcPr>
          <w:p w14:paraId="628FEC55" w14:textId="74B66112"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LIST OF TABLES</w:t>
            </w:r>
          </w:p>
        </w:tc>
        <w:tc>
          <w:tcPr>
            <w:tcW w:w="1984" w:type="dxa"/>
          </w:tcPr>
          <w:p w14:paraId="466A7303" w14:textId="77777777"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w:t>
            </w:r>
          </w:p>
        </w:tc>
      </w:tr>
      <w:tr w:rsidR="004849C2" w14:paraId="77C44E05" w14:textId="77777777">
        <w:tc>
          <w:tcPr>
            <w:tcW w:w="1413" w:type="dxa"/>
          </w:tcPr>
          <w:p w14:paraId="16359E39"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670" w:type="dxa"/>
          </w:tcPr>
          <w:p w14:paraId="2203A097" w14:textId="12FF8329"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LIST OF FIGURES</w:t>
            </w:r>
          </w:p>
        </w:tc>
        <w:tc>
          <w:tcPr>
            <w:tcW w:w="1984" w:type="dxa"/>
          </w:tcPr>
          <w:p w14:paraId="003476F5" w14:textId="67313EA3"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vii</w:t>
            </w:r>
          </w:p>
        </w:tc>
      </w:tr>
      <w:tr w:rsidR="004849C2" w14:paraId="54EAA46E" w14:textId="77777777">
        <w:tc>
          <w:tcPr>
            <w:tcW w:w="1413" w:type="dxa"/>
          </w:tcPr>
          <w:p w14:paraId="40F21EC9" w14:textId="77777777" w:rsidR="004849C2" w:rsidRDefault="0023026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5670" w:type="dxa"/>
          </w:tcPr>
          <w:p w14:paraId="2393EEBF" w14:textId="77D2730F" w:rsidR="004849C2" w:rsidRPr="001B0BFE" w:rsidRDefault="001B0BFE">
            <w:pPr>
              <w:spacing w:line="360" w:lineRule="auto"/>
              <w:jc w:val="both"/>
              <w:rPr>
                <w:rFonts w:ascii="Times New Roman" w:eastAsia="Times New Roman" w:hAnsi="Times New Roman" w:cs="Times New Roman"/>
                <w:b/>
                <w:sz w:val="32"/>
                <w:szCs w:val="32"/>
              </w:rPr>
            </w:pPr>
            <w:r w:rsidRPr="001B0BFE">
              <w:rPr>
                <w:rFonts w:ascii="Times New Roman" w:hAnsi="Times New Roman" w:cs="Times New Roman"/>
                <w:b/>
                <w:sz w:val="32"/>
                <w:szCs w:val="32"/>
              </w:rPr>
              <w:t>ABBREVIATIONS</w:t>
            </w:r>
          </w:p>
        </w:tc>
        <w:tc>
          <w:tcPr>
            <w:tcW w:w="1984" w:type="dxa"/>
          </w:tcPr>
          <w:p w14:paraId="7D3AD42C" w14:textId="0E49C112" w:rsidR="004849C2" w:rsidRDefault="001B0BF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viii</w:t>
            </w:r>
          </w:p>
        </w:tc>
      </w:tr>
      <w:tr w:rsidR="004849C2" w14:paraId="251EA78A" w14:textId="77777777">
        <w:tc>
          <w:tcPr>
            <w:tcW w:w="7083" w:type="dxa"/>
            <w:gridSpan w:val="2"/>
          </w:tcPr>
          <w:p w14:paraId="48B2E0F5" w14:textId="77777777" w:rsidR="004849C2" w:rsidRDefault="0023026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Chapter-1</w:t>
            </w:r>
          </w:p>
          <w:p w14:paraId="116CFE68" w14:textId="77777777" w:rsidR="004849C2" w:rsidRDefault="0023026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COMPANY PROFILE</w:t>
            </w:r>
          </w:p>
          <w:p w14:paraId="51C5D51C" w14:textId="1488CC4D" w:rsidR="001B0BFE" w:rsidRPr="002823E9" w:rsidRDefault="00230268">
            <w:pPr>
              <w:rPr>
                <w:rFonts w:ascii="Times New Roman" w:eastAsia="Times New Roman" w:hAnsi="Times New Roman" w:cs="Times New Roman"/>
                <w:b/>
                <w:bCs/>
                <w:sz w:val="32"/>
                <w:szCs w:val="32"/>
              </w:rPr>
            </w:pPr>
            <w:r w:rsidRPr="002823E9">
              <w:rPr>
                <w:rFonts w:ascii="Times New Roman" w:eastAsia="Times New Roman" w:hAnsi="Times New Roman" w:cs="Times New Roman"/>
                <w:b/>
                <w:bCs/>
              </w:rPr>
              <w:t xml:space="preserve">   </w:t>
            </w:r>
            <w:r w:rsidR="001B0BFE" w:rsidRPr="002823E9">
              <w:rPr>
                <w:rFonts w:ascii="Times New Roman" w:eastAsia="Times New Roman" w:hAnsi="Times New Roman" w:cs="Times New Roman"/>
                <w:b/>
                <w:bCs/>
                <w:sz w:val="32"/>
                <w:szCs w:val="32"/>
              </w:rPr>
              <w:t>INTRODUCTION</w:t>
            </w:r>
          </w:p>
          <w:p w14:paraId="1D68A8BC" w14:textId="23B22188" w:rsidR="004849C2" w:rsidRDefault="001B0BFE">
            <w:pPr>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D849DF" w:rsidRPr="001B0BFE">
              <w:rPr>
                <w:rFonts w:ascii="Times New Roman" w:eastAsia="Times New Roman" w:hAnsi="Times New Roman" w:cs="Times New Roman"/>
                <w:sz w:val="28"/>
                <w:szCs w:val="28"/>
              </w:rPr>
              <w:t>1</w:t>
            </w:r>
            <w:r w:rsidRPr="001B0BFE">
              <w:rPr>
                <w:rFonts w:ascii="Times New Roman" w:eastAsia="Times New Roman" w:hAnsi="Times New Roman" w:cs="Times New Roman"/>
                <w:sz w:val="28"/>
                <w:szCs w:val="28"/>
              </w:rPr>
              <w:t>.1 Introduction to Bio composites.</w:t>
            </w:r>
          </w:p>
          <w:p w14:paraId="43AB4812" w14:textId="579D5E4C" w:rsidR="00D849DF" w:rsidRPr="00D849DF" w:rsidRDefault="00D849DF" w:rsidP="00D849DF">
            <w:pPr>
              <w:pStyle w:val="TOC2"/>
              <w:tabs>
                <w:tab w:val="right" w:leader="dot" w:pos="10530"/>
              </w:tabs>
              <w:ind w:left="0" w:firstLine="0"/>
              <w:rPr>
                <w:rFonts w:ascii="Times New Roman" w:eastAsiaTheme="minorEastAsia" w:hAnsi="Times New Roman" w:cs="Times New Roman"/>
                <w:noProof/>
                <w:sz w:val="28"/>
                <w:szCs w:val="28"/>
                <w:lang w:val="en-IN" w:eastAsia="en-IN"/>
              </w:rPr>
            </w:pPr>
            <w:r>
              <w:rPr>
                <w:b/>
                <w:bCs/>
              </w:rPr>
              <w:t xml:space="preserve">              </w:t>
            </w:r>
            <w:hyperlink w:anchor="_Toc76156181" w:history="1">
              <w:r w:rsidRPr="00D849DF">
                <w:rPr>
                  <w:rStyle w:val="Hyperlink"/>
                  <w:rFonts w:ascii="Times New Roman" w:hAnsi="Times New Roman" w:cs="Times New Roman"/>
                  <w:noProof/>
                  <w:color w:val="auto"/>
                  <w:sz w:val="28"/>
                  <w:szCs w:val="28"/>
                  <w:u w:val="none"/>
                  <w:shd w:val="clear" w:color="auto" w:fill="FFFFFF"/>
                  <w:lang w:val="en-IN"/>
                </w:rPr>
                <w:t>1.2 Classification of bio-composites.</w:t>
              </w:r>
            </w:hyperlink>
            <w:r w:rsidRPr="00D849DF">
              <w:rPr>
                <w:rFonts w:ascii="Times New Roman" w:eastAsiaTheme="minorEastAsia" w:hAnsi="Times New Roman" w:cs="Times New Roman"/>
                <w:noProof/>
                <w:sz w:val="28"/>
                <w:szCs w:val="28"/>
                <w:lang w:val="en-IN" w:eastAsia="en-IN"/>
              </w:rPr>
              <w:t xml:space="preserve"> </w:t>
            </w:r>
          </w:p>
          <w:p w14:paraId="1CF8ADF0" w14:textId="5A77DE7E" w:rsidR="00D849DF" w:rsidRPr="00D849DF" w:rsidRDefault="00D849DF" w:rsidP="00D849DF">
            <w:pPr>
              <w:pStyle w:val="TOC2"/>
              <w:tabs>
                <w:tab w:val="right" w:leader="dot" w:pos="10530"/>
              </w:tabs>
              <w:ind w:left="0" w:firstLine="0"/>
              <w:rPr>
                <w:rFonts w:ascii="Times New Roman" w:eastAsiaTheme="minorEastAsia" w:hAnsi="Times New Roman" w:cs="Times New Roman"/>
                <w:noProof/>
                <w:sz w:val="28"/>
                <w:szCs w:val="28"/>
                <w:lang w:val="en-IN" w:eastAsia="en-IN"/>
              </w:rPr>
            </w:pPr>
            <w:r w:rsidRPr="00D849DF">
              <w:rPr>
                <w:rFonts w:ascii="Times New Roman" w:hAnsi="Times New Roman" w:cs="Times New Roman"/>
                <w:sz w:val="28"/>
                <w:szCs w:val="28"/>
              </w:rPr>
              <w:t xml:space="preserve">          </w:t>
            </w:r>
            <w:hyperlink w:anchor="_Toc76156182" w:history="1">
              <w:r w:rsidRPr="00D849DF">
                <w:rPr>
                  <w:rStyle w:val="Hyperlink"/>
                  <w:rFonts w:ascii="Times New Roman" w:hAnsi="Times New Roman" w:cs="Times New Roman"/>
                  <w:noProof/>
                  <w:color w:val="auto"/>
                  <w:sz w:val="28"/>
                  <w:szCs w:val="28"/>
                  <w:u w:val="none"/>
                  <w:shd w:val="clear" w:color="auto" w:fill="FFFFFF"/>
                  <w:lang w:val="en-IN"/>
                </w:rPr>
                <w:t>1.3. Need for Bio-composites.</w:t>
              </w:r>
            </w:hyperlink>
            <w:r w:rsidRPr="00D849DF">
              <w:rPr>
                <w:rFonts w:ascii="Times New Roman" w:eastAsiaTheme="minorEastAsia" w:hAnsi="Times New Roman" w:cs="Times New Roman"/>
                <w:noProof/>
                <w:sz w:val="28"/>
                <w:szCs w:val="28"/>
                <w:lang w:val="en-IN" w:eastAsia="en-IN"/>
              </w:rPr>
              <w:t xml:space="preserve"> </w:t>
            </w:r>
          </w:p>
          <w:p w14:paraId="0B358A09" w14:textId="69E1849B" w:rsidR="00D849DF" w:rsidRPr="00D849DF" w:rsidRDefault="00D849DF" w:rsidP="00D849DF">
            <w:pPr>
              <w:pStyle w:val="TOC2"/>
              <w:tabs>
                <w:tab w:val="right" w:leader="dot" w:pos="10530"/>
              </w:tabs>
              <w:ind w:left="0" w:firstLine="0"/>
              <w:rPr>
                <w:rFonts w:ascii="Times New Roman" w:eastAsiaTheme="minorEastAsia" w:hAnsi="Times New Roman" w:cs="Times New Roman"/>
                <w:noProof/>
                <w:sz w:val="28"/>
                <w:szCs w:val="28"/>
                <w:lang w:val="en-IN" w:eastAsia="en-IN"/>
              </w:rPr>
            </w:pPr>
            <w:r w:rsidRPr="00D849DF">
              <w:rPr>
                <w:rFonts w:ascii="Times New Roman" w:hAnsi="Times New Roman" w:cs="Times New Roman"/>
                <w:sz w:val="28"/>
                <w:szCs w:val="28"/>
              </w:rPr>
              <w:t xml:space="preserve">          </w:t>
            </w:r>
            <w:hyperlink w:anchor="_Toc76156183" w:history="1">
              <w:r w:rsidRPr="00D849DF">
                <w:rPr>
                  <w:rStyle w:val="Hyperlink"/>
                  <w:rFonts w:ascii="Times New Roman" w:hAnsi="Times New Roman" w:cs="Times New Roman"/>
                  <w:noProof/>
                  <w:color w:val="auto"/>
                  <w:sz w:val="28"/>
                  <w:szCs w:val="28"/>
                  <w:u w:val="none"/>
                  <w:shd w:val="clear" w:color="auto" w:fill="FFFFFF"/>
                  <w:lang w:val="en-IN"/>
                </w:rPr>
                <w:t>1.4. Method of processing Bio-composites.</w:t>
              </w:r>
            </w:hyperlink>
            <w:r w:rsidRPr="00D849DF">
              <w:rPr>
                <w:rFonts w:ascii="Times New Roman" w:eastAsiaTheme="minorEastAsia" w:hAnsi="Times New Roman" w:cs="Times New Roman"/>
                <w:noProof/>
                <w:sz w:val="28"/>
                <w:szCs w:val="28"/>
                <w:lang w:val="en-IN" w:eastAsia="en-IN"/>
              </w:rPr>
              <w:t xml:space="preserve"> </w:t>
            </w:r>
          </w:p>
          <w:p w14:paraId="1FFD3770" w14:textId="3D41A6F7" w:rsidR="00D849DF" w:rsidRDefault="00D849DF" w:rsidP="00D849DF">
            <w:pPr>
              <w:pStyle w:val="TOC2"/>
              <w:tabs>
                <w:tab w:val="right" w:leader="dot" w:pos="10530"/>
              </w:tabs>
              <w:ind w:left="0" w:firstLine="0"/>
              <w:rPr>
                <w:rFonts w:asciiTheme="minorHAnsi" w:eastAsiaTheme="minorEastAsia" w:hAnsiTheme="minorHAnsi" w:cstheme="minorBidi"/>
                <w:noProof/>
                <w:lang w:val="en-IN" w:eastAsia="en-IN"/>
              </w:rPr>
            </w:pPr>
            <w:r w:rsidRPr="00D849DF">
              <w:rPr>
                <w:rFonts w:ascii="Times New Roman" w:hAnsi="Times New Roman" w:cs="Times New Roman"/>
                <w:sz w:val="28"/>
                <w:szCs w:val="28"/>
              </w:rPr>
              <w:t xml:space="preserve">          </w:t>
            </w:r>
            <w:hyperlink w:anchor="_Toc76156184" w:history="1">
              <w:r w:rsidRPr="00D849DF">
                <w:rPr>
                  <w:rStyle w:val="Hyperlink"/>
                  <w:rFonts w:ascii="Times New Roman" w:hAnsi="Times New Roman" w:cs="Times New Roman"/>
                  <w:noProof/>
                  <w:color w:val="auto"/>
                  <w:sz w:val="28"/>
                  <w:szCs w:val="28"/>
                  <w:u w:val="none"/>
                  <w:shd w:val="clear" w:color="auto" w:fill="FFFFFF"/>
                  <w:lang w:val="en-IN"/>
                </w:rPr>
                <w:t>1.4.1. Compression Molding.</w:t>
              </w:r>
            </w:hyperlink>
            <w:r>
              <w:rPr>
                <w:rFonts w:asciiTheme="minorHAnsi" w:eastAsiaTheme="minorEastAsia" w:hAnsiTheme="minorHAnsi" w:cstheme="minorBidi"/>
                <w:noProof/>
                <w:lang w:val="en-IN" w:eastAsia="en-IN"/>
              </w:rPr>
              <w:t xml:space="preserve"> </w:t>
            </w:r>
          </w:p>
          <w:p w14:paraId="6B8AF5AC" w14:textId="506812EF" w:rsidR="004849C2" w:rsidRDefault="004849C2">
            <w:pPr>
              <w:ind w:firstLine="720"/>
              <w:rPr>
                <w:rFonts w:ascii="Times New Roman" w:eastAsia="Times New Roman" w:hAnsi="Times New Roman" w:cs="Times New Roman"/>
                <w:sz w:val="28"/>
                <w:szCs w:val="28"/>
              </w:rPr>
            </w:pPr>
          </w:p>
          <w:p w14:paraId="4CFFC032" w14:textId="77777777" w:rsidR="004849C2" w:rsidRDefault="004849C2">
            <w:pPr>
              <w:pBdr>
                <w:top w:val="nil"/>
                <w:left w:val="nil"/>
                <w:bottom w:val="nil"/>
                <w:right w:val="nil"/>
                <w:between w:val="nil"/>
              </w:pBdr>
              <w:spacing w:line="360" w:lineRule="auto"/>
              <w:ind w:left="1145"/>
              <w:jc w:val="both"/>
              <w:rPr>
                <w:rFonts w:ascii="Times New Roman" w:eastAsia="Times New Roman" w:hAnsi="Times New Roman" w:cs="Times New Roman"/>
                <w:color w:val="000000"/>
                <w:sz w:val="24"/>
                <w:szCs w:val="24"/>
              </w:rPr>
            </w:pPr>
          </w:p>
        </w:tc>
        <w:tc>
          <w:tcPr>
            <w:tcW w:w="1984" w:type="dxa"/>
          </w:tcPr>
          <w:p w14:paraId="0A7D099F" w14:textId="77777777" w:rsidR="004849C2" w:rsidRDefault="004849C2">
            <w:pPr>
              <w:jc w:val="center"/>
              <w:rPr>
                <w:rFonts w:ascii="Times New Roman" w:eastAsia="Times New Roman" w:hAnsi="Times New Roman" w:cs="Times New Roman"/>
                <w:sz w:val="28"/>
                <w:szCs w:val="28"/>
              </w:rPr>
            </w:pPr>
          </w:p>
          <w:p w14:paraId="79E6C8DD" w14:textId="77777777" w:rsidR="004849C2" w:rsidRDefault="004849C2">
            <w:pPr>
              <w:jc w:val="center"/>
              <w:rPr>
                <w:rFonts w:ascii="Times New Roman" w:eastAsia="Times New Roman" w:hAnsi="Times New Roman" w:cs="Times New Roman"/>
                <w:sz w:val="28"/>
                <w:szCs w:val="28"/>
              </w:rPr>
            </w:pPr>
          </w:p>
          <w:p w14:paraId="25B4B7A7" w14:textId="77777777" w:rsidR="004849C2" w:rsidRDefault="004849C2">
            <w:pPr>
              <w:jc w:val="center"/>
              <w:rPr>
                <w:rFonts w:ascii="Times New Roman" w:eastAsia="Times New Roman" w:hAnsi="Times New Roman" w:cs="Times New Roman"/>
                <w:sz w:val="28"/>
                <w:szCs w:val="28"/>
              </w:rPr>
            </w:pPr>
          </w:p>
          <w:p w14:paraId="20F654C4" w14:textId="6D157F03"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E66ADB">
              <w:rPr>
                <w:rFonts w:ascii="Times New Roman" w:eastAsia="Times New Roman" w:hAnsi="Times New Roman" w:cs="Times New Roman"/>
                <w:sz w:val="28"/>
                <w:szCs w:val="28"/>
              </w:rPr>
              <w:t>7</w:t>
            </w:r>
          </w:p>
        </w:tc>
      </w:tr>
      <w:tr w:rsidR="004849C2" w14:paraId="73401D10" w14:textId="77777777">
        <w:tc>
          <w:tcPr>
            <w:tcW w:w="7083" w:type="dxa"/>
            <w:gridSpan w:val="2"/>
          </w:tcPr>
          <w:p w14:paraId="240E25C9" w14:textId="77777777" w:rsidR="004849C2" w:rsidRDefault="00230268">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Chapter-2</w:t>
            </w:r>
            <w:r>
              <w:rPr>
                <w:rFonts w:ascii="Times New Roman" w:eastAsia="Times New Roman" w:hAnsi="Times New Roman" w:cs="Times New Roman"/>
                <w:sz w:val="32"/>
                <w:szCs w:val="32"/>
              </w:rPr>
              <w:t xml:space="preserve"> </w:t>
            </w:r>
          </w:p>
          <w:p w14:paraId="589E8452" w14:textId="6EB3D52A" w:rsidR="00B43589" w:rsidRPr="00B43589" w:rsidRDefault="00C93BC1" w:rsidP="002823E9">
            <w:pPr>
              <w:pStyle w:val="TOC1"/>
              <w:rPr>
                <w:rFonts w:eastAsiaTheme="minorEastAsia"/>
              </w:rPr>
            </w:pPr>
            <w:hyperlink w:anchor="_Toc76156185" w:history="1">
              <w:r w:rsidR="00B43589" w:rsidRPr="00B43589">
                <w:rPr>
                  <w:rStyle w:val="Hyperlink"/>
                  <w:rFonts w:ascii="Times New Roman" w:hAnsi="Times New Roman" w:cs="Times New Roman"/>
                  <w:color w:val="auto"/>
                  <w:u w:val="none"/>
                </w:rPr>
                <w:t>MATERIALS AND THEIR PROPERTIES.</w:t>
              </w:r>
            </w:hyperlink>
            <w:r w:rsidR="00B43589" w:rsidRPr="00B43589">
              <w:rPr>
                <w:rFonts w:eastAsiaTheme="minorEastAsia"/>
              </w:rPr>
              <w:t xml:space="preserve"> </w:t>
            </w:r>
          </w:p>
          <w:p w14:paraId="5447117C" w14:textId="26B549C8" w:rsidR="00B43589" w:rsidRPr="00B43589" w:rsidRDefault="00C93BC1" w:rsidP="00B43589">
            <w:pPr>
              <w:pStyle w:val="TOC2"/>
              <w:tabs>
                <w:tab w:val="right" w:leader="dot" w:pos="10530"/>
              </w:tabs>
              <w:rPr>
                <w:rFonts w:ascii="Times New Roman" w:eastAsiaTheme="minorEastAsia" w:hAnsi="Times New Roman" w:cs="Times New Roman"/>
                <w:noProof/>
                <w:sz w:val="28"/>
                <w:szCs w:val="28"/>
                <w:lang w:val="en-IN" w:eastAsia="en-IN"/>
              </w:rPr>
            </w:pPr>
            <w:hyperlink w:anchor="_Toc76156186" w:history="1">
              <w:r w:rsidR="00B43589" w:rsidRPr="00B43589">
                <w:rPr>
                  <w:rStyle w:val="Hyperlink"/>
                  <w:rFonts w:ascii="Times New Roman" w:hAnsi="Times New Roman" w:cs="Times New Roman"/>
                  <w:noProof/>
                  <w:color w:val="auto"/>
                  <w:sz w:val="28"/>
                  <w:szCs w:val="28"/>
                  <w:u w:val="none"/>
                </w:rPr>
                <w:t>2.1. Materials used to develop bio-composites.</w:t>
              </w:r>
            </w:hyperlink>
            <w:r w:rsidR="00B43589" w:rsidRPr="00B43589">
              <w:rPr>
                <w:rFonts w:ascii="Times New Roman" w:eastAsiaTheme="minorEastAsia" w:hAnsi="Times New Roman" w:cs="Times New Roman"/>
                <w:noProof/>
                <w:sz w:val="28"/>
                <w:szCs w:val="28"/>
                <w:lang w:val="en-IN" w:eastAsia="en-IN"/>
              </w:rPr>
              <w:t xml:space="preserve"> </w:t>
            </w:r>
          </w:p>
          <w:p w14:paraId="457697C4" w14:textId="5C106A08" w:rsidR="00B43589" w:rsidRPr="00B43589" w:rsidRDefault="00C93BC1" w:rsidP="00B43589">
            <w:pPr>
              <w:pStyle w:val="TOC2"/>
              <w:tabs>
                <w:tab w:val="right" w:leader="dot" w:pos="10530"/>
              </w:tabs>
              <w:rPr>
                <w:rFonts w:ascii="Times New Roman" w:eastAsiaTheme="minorEastAsia" w:hAnsi="Times New Roman" w:cs="Times New Roman"/>
                <w:noProof/>
                <w:sz w:val="28"/>
                <w:szCs w:val="28"/>
                <w:lang w:val="en-IN" w:eastAsia="en-IN"/>
              </w:rPr>
            </w:pPr>
            <w:hyperlink w:anchor="_Toc76156187" w:history="1">
              <w:r w:rsidR="00B43589" w:rsidRPr="00B43589">
                <w:rPr>
                  <w:rStyle w:val="Hyperlink"/>
                  <w:rFonts w:ascii="Times New Roman" w:hAnsi="Times New Roman" w:cs="Times New Roman"/>
                  <w:noProof/>
                  <w:color w:val="auto"/>
                  <w:sz w:val="28"/>
                  <w:szCs w:val="28"/>
                  <w:u w:val="none"/>
                </w:rPr>
                <w:t>2.1.1. Reinforcement.</w:t>
              </w:r>
            </w:hyperlink>
            <w:r w:rsidR="00B43589" w:rsidRPr="00B43589">
              <w:rPr>
                <w:rFonts w:ascii="Times New Roman" w:eastAsiaTheme="minorEastAsia" w:hAnsi="Times New Roman" w:cs="Times New Roman"/>
                <w:noProof/>
                <w:sz w:val="28"/>
                <w:szCs w:val="28"/>
                <w:lang w:val="en-IN" w:eastAsia="en-IN"/>
              </w:rPr>
              <w:t xml:space="preserve"> </w:t>
            </w:r>
          </w:p>
          <w:p w14:paraId="71A90C3F" w14:textId="69EDEFA4" w:rsidR="00B43589" w:rsidRPr="00B43589" w:rsidRDefault="00C93BC1" w:rsidP="00B43589">
            <w:pPr>
              <w:pStyle w:val="TOC2"/>
              <w:tabs>
                <w:tab w:val="right" w:leader="dot" w:pos="10530"/>
              </w:tabs>
              <w:rPr>
                <w:rFonts w:ascii="Times New Roman" w:eastAsiaTheme="minorEastAsia" w:hAnsi="Times New Roman" w:cs="Times New Roman"/>
                <w:noProof/>
                <w:sz w:val="28"/>
                <w:szCs w:val="28"/>
                <w:lang w:val="en-IN" w:eastAsia="en-IN"/>
              </w:rPr>
            </w:pPr>
            <w:hyperlink w:anchor="_Toc76156188" w:history="1">
              <w:r w:rsidR="00B43589" w:rsidRPr="00B43589">
                <w:rPr>
                  <w:rStyle w:val="Hyperlink"/>
                  <w:rFonts w:ascii="Times New Roman" w:hAnsi="Times New Roman" w:cs="Times New Roman"/>
                  <w:noProof/>
                  <w:color w:val="auto"/>
                  <w:sz w:val="28"/>
                  <w:szCs w:val="28"/>
                  <w:u w:val="none"/>
                </w:rPr>
                <w:t>2.1.2. Matrix.</w:t>
              </w:r>
            </w:hyperlink>
            <w:r w:rsidR="00B43589" w:rsidRPr="00B43589">
              <w:rPr>
                <w:rFonts w:ascii="Times New Roman" w:eastAsiaTheme="minorEastAsia" w:hAnsi="Times New Roman" w:cs="Times New Roman"/>
                <w:noProof/>
                <w:sz w:val="28"/>
                <w:szCs w:val="28"/>
                <w:lang w:val="en-IN" w:eastAsia="en-IN"/>
              </w:rPr>
              <w:t xml:space="preserve"> </w:t>
            </w:r>
          </w:p>
          <w:p w14:paraId="5AFE72C8" w14:textId="77777777" w:rsidR="00310185" w:rsidRDefault="00C93BC1" w:rsidP="00B43589">
            <w:pPr>
              <w:pStyle w:val="TOC2"/>
              <w:tabs>
                <w:tab w:val="right" w:leader="dot" w:pos="10530"/>
              </w:tabs>
              <w:rPr>
                <w:rFonts w:ascii="Times New Roman" w:hAnsi="Times New Roman" w:cs="Times New Roman"/>
                <w:noProof/>
                <w:sz w:val="28"/>
                <w:szCs w:val="28"/>
              </w:rPr>
            </w:pPr>
            <w:hyperlink w:anchor="_Toc76156189" w:history="1">
              <w:r w:rsidR="00B43589" w:rsidRPr="00B43589">
                <w:rPr>
                  <w:rStyle w:val="Hyperlink"/>
                  <w:rFonts w:ascii="Times New Roman" w:hAnsi="Times New Roman" w:cs="Times New Roman"/>
                  <w:noProof/>
                  <w:color w:val="auto"/>
                  <w:sz w:val="28"/>
                  <w:szCs w:val="28"/>
                  <w:u w:val="none"/>
                  <w:shd w:val="clear" w:color="auto" w:fill="FFFFFF"/>
                  <w:lang w:val="en-IN"/>
                </w:rPr>
                <w:t>2.3. Disadvantage of bio-composites.</w:t>
              </w:r>
            </w:hyperlink>
          </w:p>
          <w:p w14:paraId="2F38F7E6" w14:textId="77777777" w:rsidR="00310185" w:rsidRDefault="00310185" w:rsidP="00B43589">
            <w:pPr>
              <w:pStyle w:val="TOC2"/>
              <w:tabs>
                <w:tab w:val="right" w:leader="dot" w:pos="10530"/>
              </w:tabs>
              <w:rPr>
                <w:rFonts w:ascii="Times New Roman" w:hAnsi="Times New Roman" w:cs="Times New Roman"/>
                <w:noProof/>
                <w:sz w:val="28"/>
                <w:szCs w:val="28"/>
              </w:rPr>
            </w:pPr>
          </w:p>
          <w:p w14:paraId="7D47C91D" w14:textId="5EDDD6FD" w:rsidR="00B43589" w:rsidRPr="00B43589" w:rsidRDefault="00B43589" w:rsidP="00B43589">
            <w:pPr>
              <w:pStyle w:val="TOC2"/>
              <w:tabs>
                <w:tab w:val="right" w:leader="dot" w:pos="10530"/>
              </w:tabs>
              <w:rPr>
                <w:rFonts w:ascii="Times New Roman" w:eastAsiaTheme="minorEastAsia" w:hAnsi="Times New Roman" w:cs="Times New Roman"/>
                <w:noProof/>
                <w:sz w:val="28"/>
                <w:szCs w:val="28"/>
                <w:lang w:val="en-IN" w:eastAsia="en-IN"/>
              </w:rPr>
            </w:pPr>
            <w:r w:rsidRPr="00B43589">
              <w:rPr>
                <w:rFonts w:ascii="Times New Roman" w:eastAsiaTheme="minorEastAsia" w:hAnsi="Times New Roman" w:cs="Times New Roman"/>
                <w:noProof/>
                <w:sz w:val="28"/>
                <w:szCs w:val="28"/>
                <w:lang w:val="en-IN" w:eastAsia="en-IN"/>
              </w:rPr>
              <w:t xml:space="preserve"> </w:t>
            </w:r>
          </w:p>
          <w:p w14:paraId="03B93788" w14:textId="191BBFEC" w:rsidR="004849C2" w:rsidRDefault="004849C2">
            <w:pPr>
              <w:spacing w:line="360" w:lineRule="auto"/>
              <w:rPr>
                <w:rFonts w:ascii="Times New Roman" w:eastAsia="Times New Roman" w:hAnsi="Times New Roman" w:cs="Times New Roman"/>
                <w:sz w:val="28"/>
                <w:szCs w:val="28"/>
              </w:rPr>
            </w:pPr>
          </w:p>
        </w:tc>
        <w:tc>
          <w:tcPr>
            <w:tcW w:w="1984" w:type="dxa"/>
          </w:tcPr>
          <w:p w14:paraId="7394101B" w14:textId="77777777" w:rsidR="004849C2" w:rsidRDefault="004849C2">
            <w:pPr>
              <w:jc w:val="center"/>
              <w:rPr>
                <w:rFonts w:ascii="Times New Roman" w:eastAsia="Times New Roman" w:hAnsi="Times New Roman" w:cs="Times New Roman"/>
                <w:sz w:val="28"/>
                <w:szCs w:val="28"/>
              </w:rPr>
            </w:pPr>
          </w:p>
          <w:p w14:paraId="123AC263" w14:textId="63E46F05" w:rsidR="004849C2" w:rsidRDefault="00B435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230268">
              <w:rPr>
                <w:rFonts w:ascii="Times New Roman" w:eastAsia="Times New Roman" w:hAnsi="Times New Roman" w:cs="Times New Roman"/>
                <w:sz w:val="28"/>
                <w:szCs w:val="28"/>
              </w:rPr>
              <w:t>-</w:t>
            </w:r>
            <w:r w:rsidR="0019374C">
              <w:rPr>
                <w:rFonts w:ascii="Times New Roman" w:eastAsia="Times New Roman" w:hAnsi="Times New Roman" w:cs="Times New Roman"/>
                <w:sz w:val="28"/>
                <w:szCs w:val="28"/>
              </w:rPr>
              <w:t>9</w:t>
            </w:r>
          </w:p>
        </w:tc>
      </w:tr>
      <w:tr w:rsidR="004849C2" w14:paraId="40D7EC83" w14:textId="77777777">
        <w:tc>
          <w:tcPr>
            <w:tcW w:w="7083" w:type="dxa"/>
            <w:gridSpan w:val="2"/>
          </w:tcPr>
          <w:p w14:paraId="7DA7EB7D" w14:textId="77777777" w:rsidR="004849C2" w:rsidRDefault="0023026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Chapter-3</w:t>
            </w:r>
          </w:p>
          <w:p w14:paraId="36941975" w14:textId="705457EA" w:rsidR="000208E0" w:rsidRPr="002823E9" w:rsidRDefault="00C93BC1" w:rsidP="002823E9">
            <w:pPr>
              <w:pStyle w:val="TOC1"/>
              <w:rPr>
                <w:rFonts w:eastAsiaTheme="minorEastAsia"/>
              </w:rPr>
            </w:pPr>
            <w:hyperlink w:anchor="_Toc76156190" w:history="1">
              <w:r w:rsidR="000208E0" w:rsidRPr="002823E9">
                <w:rPr>
                  <w:rStyle w:val="Hyperlink"/>
                  <w:rFonts w:ascii="Times New Roman" w:hAnsi="Times New Roman" w:cs="Times New Roman"/>
                  <w:b w:val="0"/>
                  <w:bCs w:val="0"/>
                  <w:color w:val="auto"/>
                  <w:u w:val="none"/>
                </w:rPr>
                <w:t>OBJECTIVES AND METHODOLOGY</w:t>
              </w:r>
            </w:hyperlink>
          </w:p>
          <w:p w14:paraId="6AA17445" w14:textId="20CCF465" w:rsidR="000208E0" w:rsidRPr="000208E0" w:rsidRDefault="00C93BC1" w:rsidP="000208E0">
            <w:pPr>
              <w:pStyle w:val="TOC2"/>
              <w:tabs>
                <w:tab w:val="right" w:leader="dot" w:pos="10530"/>
              </w:tabs>
              <w:rPr>
                <w:rFonts w:ascii="Times New Roman" w:eastAsiaTheme="minorEastAsia" w:hAnsi="Times New Roman" w:cs="Times New Roman"/>
                <w:noProof/>
                <w:sz w:val="28"/>
                <w:szCs w:val="28"/>
                <w:lang w:val="en-IN" w:eastAsia="en-IN"/>
              </w:rPr>
            </w:pPr>
            <w:hyperlink w:anchor="_Toc76156191" w:history="1">
              <w:r w:rsidR="000208E0" w:rsidRPr="000208E0">
                <w:rPr>
                  <w:rStyle w:val="Hyperlink"/>
                  <w:rFonts w:ascii="Times New Roman" w:hAnsi="Times New Roman" w:cs="Times New Roman"/>
                  <w:noProof/>
                  <w:color w:val="auto"/>
                  <w:sz w:val="28"/>
                  <w:szCs w:val="28"/>
                  <w:u w:val="none"/>
                  <w:shd w:val="clear" w:color="auto" w:fill="FFFFFF"/>
                  <w:lang w:val="en-IN"/>
                </w:rPr>
                <w:t>3.1. Objectives.</w:t>
              </w:r>
            </w:hyperlink>
            <w:r w:rsidR="000208E0" w:rsidRPr="000208E0">
              <w:rPr>
                <w:rFonts w:ascii="Times New Roman" w:eastAsiaTheme="minorEastAsia" w:hAnsi="Times New Roman" w:cs="Times New Roman"/>
                <w:noProof/>
                <w:sz w:val="28"/>
                <w:szCs w:val="28"/>
                <w:lang w:val="en-IN" w:eastAsia="en-IN"/>
              </w:rPr>
              <w:t xml:space="preserve"> </w:t>
            </w:r>
          </w:p>
          <w:p w14:paraId="4EF661F1" w14:textId="7E2A5EAA" w:rsidR="000208E0" w:rsidRPr="000208E0" w:rsidRDefault="00C93BC1" w:rsidP="000208E0">
            <w:pPr>
              <w:pStyle w:val="TOC2"/>
              <w:tabs>
                <w:tab w:val="right" w:leader="dot" w:pos="10530"/>
              </w:tabs>
              <w:rPr>
                <w:rFonts w:ascii="Times New Roman" w:eastAsiaTheme="minorEastAsia" w:hAnsi="Times New Roman" w:cs="Times New Roman"/>
                <w:noProof/>
                <w:sz w:val="28"/>
                <w:szCs w:val="28"/>
                <w:lang w:val="en-IN" w:eastAsia="en-IN"/>
              </w:rPr>
            </w:pPr>
            <w:hyperlink w:anchor="_Toc76156192" w:history="1">
              <w:r w:rsidR="000208E0" w:rsidRPr="000208E0">
                <w:rPr>
                  <w:rStyle w:val="Hyperlink"/>
                  <w:rFonts w:ascii="Times New Roman" w:hAnsi="Times New Roman" w:cs="Times New Roman"/>
                  <w:noProof/>
                  <w:color w:val="auto"/>
                  <w:sz w:val="28"/>
                  <w:szCs w:val="28"/>
                  <w:u w:val="none"/>
                  <w:shd w:val="clear" w:color="auto" w:fill="FFFFFF"/>
                  <w:lang w:val="en-IN"/>
                </w:rPr>
                <w:t>3.2. Carding process.</w:t>
              </w:r>
            </w:hyperlink>
            <w:r w:rsidR="000208E0" w:rsidRPr="000208E0">
              <w:rPr>
                <w:rFonts w:ascii="Times New Roman" w:eastAsiaTheme="minorEastAsia" w:hAnsi="Times New Roman" w:cs="Times New Roman"/>
                <w:noProof/>
                <w:sz w:val="28"/>
                <w:szCs w:val="28"/>
                <w:lang w:val="en-IN" w:eastAsia="en-IN"/>
              </w:rPr>
              <w:t xml:space="preserve"> </w:t>
            </w:r>
          </w:p>
          <w:p w14:paraId="5D184373" w14:textId="6C5CBA83" w:rsidR="000208E0" w:rsidRPr="000208E0" w:rsidRDefault="00C93BC1" w:rsidP="000208E0">
            <w:pPr>
              <w:pStyle w:val="TOC2"/>
              <w:tabs>
                <w:tab w:val="right" w:leader="dot" w:pos="10530"/>
              </w:tabs>
              <w:rPr>
                <w:rFonts w:ascii="Times New Roman" w:eastAsiaTheme="minorEastAsia" w:hAnsi="Times New Roman" w:cs="Times New Roman"/>
                <w:noProof/>
                <w:sz w:val="28"/>
                <w:szCs w:val="28"/>
                <w:lang w:val="en-IN" w:eastAsia="en-IN"/>
              </w:rPr>
            </w:pPr>
            <w:hyperlink w:anchor="_Toc76156193" w:history="1">
              <w:r w:rsidR="000208E0" w:rsidRPr="000208E0">
                <w:rPr>
                  <w:rStyle w:val="Hyperlink"/>
                  <w:rFonts w:ascii="Times New Roman" w:hAnsi="Times New Roman" w:cs="Times New Roman"/>
                  <w:noProof/>
                  <w:color w:val="auto"/>
                  <w:sz w:val="28"/>
                  <w:szCs w:val="28"/>
                  <w:u w:val="none"/>
                  <w:lang w:val="en-IN"/>
                </w:rPr>
                <w:t>3.3. Weight distribution and stacking of materials.</w:t>
              </w:r>
            </w:hyperlink>
            <w:r w:rsidR="000208E0" w:rsidRPr="000208E0">
              <w:rPr>
                <w:rFonts w:ascii="Times New Roman" w:eastAsiaTheme="minorEastAsia" w:hAnsi="Times New Roman" w:cs="Times New Roman"/>
                <w:noProof/>
                <w:sz w:val="28"/>
                <w:szCs w:val="28"/>
                <w:lang w:val="en-IN" w:eastAsia="en-IN"/>
              </w:rPr>
              <w:t xml:space="preserve"> </w:t>
            </w:r>
          </w:p>
          <w:p w14:paraId="06E07802" w14:textId="424562CA" w:rsidR="000208E0" w:rsidRPr="000208E0" w:rsidRDefault="00C93BC1" w:rsidP="000208E0">
            <w:pPr>
              <w:pStyle w:val="TOC2"/>
              <w:tabs>
                <w:tab w:val="right" w:leader="dot" w:pos="10530"/>
              </w:tabs>
              <w:rPr>
                <w:rFonts w:asciiTheme="minorHAnsi" w:eastAsiaTheme="minorEastAsia" w:hAnsiTheme="minorHAnsi" w:cstheme="minorBidi"/>
                <w:noProof/>
                <w:lang w:val="en-IN" w:eastAsia="en-IN"/>
              </w:rPr>
            </w:pPr>
            <w:hyperlink w:anchor="_Toc76156194" w:history="1">
              <w:r w:rsidR="000208E0" w:rsidRPr="000208E0">
                <w:rPr>
                  <w:rStyle w:val="Hyperlink"/>
                  <w:rFonts w:ascii="Times New Roman" w:hAnsi="Times New Roman" w:cs="Times New Roman"/>
                  <w:noProof/>
                  <w:color w:val="auto"/>
                  <w:sz w:val="28"/>
                  <w:szCs w:val="28"/>
                  <w:u w:val="none"/>
                  <w:lang w:val="en-IN"/>
                </w:rPr>
                <w:t>3.4. Developing a material.</w:t>
              </w:r>
            </w:hyperlink>
            <w:r w:rsidR="000208E0" w:rsidRPr="000208E0">
              <w:rPr>
                <w:rFonts w:asciiTheme="minorHAnsi" w:eastAsiaTheme="minorEastAsia" w:hAnsiTheme="minorHAnsi" w:cstheme="minorBidi"/>
                <w:noProof/>
                <w:lang w:val="en-IN" w:eastAsia="en-IN"/>
              </w:rPr>
              <w:t xml:space="preserve"> </w:t>
            </w:r>
          </w:p>
          <w:p w14:paraId="2E022434" w14:textId="155D47B1" w:rsidR="004849C2" w:rsidRDefault="004849C2">
            <w:pPr>
              <w:spacing w:line="360" w:lineRule="auto"/>
              <w:rPr>
                <w:rFonts w:ascii="Times New Roman" w:eastAsia="Times New Roman" w:hAnsi="Times New Roman" w:cs="Times New Roman"/>
                <w:b/>
                <w:sz w:val="32"/>
                <w:szCs w:val="32"/>
              </w:rPr>
            </w:pPr>
          </w:p>
        </w:tc>
        <w:tc>
          <w:tcPr>
            <w:tcW w:w="1984" w:type="dxa"/>
          </w:tcPr>
          <w:p w14:paraId="2333BA3B" w14:textId="77777777" w:rsidR="004849C2" w:rsidRDefault="004849C2">
            <w:pPr>
              <w:jc w:val="center"/>
              <w:rPr>
                <w:rFonts w:ascii="Times New Roman" w:eastAsia="Times New Roman" w:hAnsi="Times New Roman" w:cs="Times New Roman"/>
                <w:sz w:val="28"/>
                <w:szCs w:val="28"/>
              </w:rPr>
            </w:pPr>
          </w:p>
          <w:p w14:paraId="127C2D06" w14:textId="4C8B9415"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0208E0">
              <w:rPr>
                <w:rFonts w:ascii="Times New Roman" w:eastAsia="Times New Roman" w:hAnsi="Times New Roman" w:cs="Times New Roman"/>
                <w:sz w:val="28"/>
                <w:szCs w:val="28"/>
              </w:rPr>
              <w:t>0</w:t>
            </w:r>
            <w:r>
              <w:rPr>
                <w:rFonts w:ascii="Times New Roman" w:eastAsia="Times New Roman" w:hAnsi="Times New Roman" w:cs="Times New Roman"/>
                <w:sz w:val="28"/>
                <w:szCs w:val="28"/>
              </w:rPr>
              <w:t>-1</w:t>
            </w:r>
            <w:r w:rsidR="000208E0">
              <w:rPr>
                <w:rFonts w:ascii="Times New Roman" w:eastAsia="Times New Roman" w:hAnsi="Times New Roman" w:cs="Times New Roman"/>
                <w:sz w:val="28"/>
                <w:szCs w:val="28"/>
              </w:rPr>
              <w:t>2</w:t>
            </w:r>
          </w:p>
        </w:tc>
      </w:tr>
      <w:tr w:rsidR="004849C2" w14:paraId="115CE424" w14:textId="77777777">
        <w:tc>
          <w:tcPr>
            <w:tcW w:w="7083" w:type="dxa"/>
            <w:gridSpan w:val="2"/>
          </w:tcPr>
          <w:p w14:paraId="3699334F" w14:textId="77777777" w:rsidR="004849C2" w:rsidRDefault="0023026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Chapter-4</w:t>
            </w:r>
          </w:p>
          <w:p w14:paraId="71B9B3A7" w14:textId="6E7DBD15" w:rsidR="00967D8A" w:rsidRPr="002823E9" w:rsidRDefault="00C93BC1" w:rsidP="002823E9">
            <w:pPr>
              <w:pStyle w:val="TOC1"/>
              <w:rPr>
                <w:rFonts w:eastAsiaTheme="minorEastAsia"/>
              </w:rPr>
            </w:pPr>
            <w:hyperlink w:anchor="_Toc76156195" w:history="1">
              <w:r w:rsidR="00967D8A" w:rsidRPr="002823E9">
                <w:rPr>
                  <w:rStyle w:val="Hyperlink"/>
                  <w:rFonts w:ascii="Times New Roman" w:hAnsi="Times New Roman" w:cs="Times New Roman"/>
                  <w:b w:val="0"/>
                  <w:bCs w:val="0"/>
                  <w:color w:val="auto"/>
                  <w:sz w:val="28"/>
                  <w:szCs w:val="28"/>
                  <w:u w:val="none"/>
                </w:rPr>
                <w:t>TESTING OF COMPOSITE MATERIALS</w:t>
              </w:r>
              <w:r w:rsidR="00967D8A" w:rsidRPr="002823E9">
                <w:rPr>
                  <w:webHidden/>
                </w:rPr>
                <w:t>.</w:t>
              </w:r>
            </w:hyperlink>
          </w:p>
          <w:p w14:paraId="7C2E040D" w14:textId="700BF08C" w:rsidR="00967D8A" w:rsidRPr="00967D8A" w:rsidRDefault="00C93BC1" w:rsidP="00967D8A">
            <w:pPr>
              <w:pStyle w:val="TOC2"/>
              <w:tabs>
                <w:tab w:val="right" w:leader="dot" w:pos="10530"/>
              </w:tabs>
              <w:rPr>
                <w:rFonts w:ascii="Times New Roman" w:eastAsiaTheme="minorEastAsia" w:hAnsi="Times New Roman" w:cs="Times New Roman"/>
                <w:noProof/>
                <w:sz w:val="28"/>
                <w:szCs w:val="28"/>
                <w:lang w:val="en-IN" w:eastAsia="en-IN"/>
              </w:rPr>
            </w:pPr>
            <w:hyperlink w:anchor="_Toc76156196" w:history="1">
              <w:r w:rsidR="00967D8A" w:rsidRPr="00967D8A">
                <w:rPr>
                  <w:rStyle w:val="Hyperlink"/>
                  <w:rFonts w:ascii="Times New Roman" w:hAnsi="Times New Roman" w:cs="Times New Roman"/>
                  <w:noProof/>
                  <w:color w:val="auto"/>
                  <w:sz w:val="28"/>
                  <w:szCs w:val="28"/>
                  <w:u w:val="none"/>
                  <w:lang w:val="en-IN"/>
                </w:rPr>
                <w:t>4.1. Flexural Test.</w:t>
              </w:r>
            </w:hyperlink>
            <w:r w:rsidR="00967D8A" w:rsidRPr="00967D8A">
              <w:rPr>
                <w:rFonts w:ascii="Times New Roman" w:eastAsiaTheme="minorEastAsia" w:hAnsi="Times New Roman" w:cs="Times New Roman"/>
                <w:noProof/>
                <w:sz w:val="28"/>
                <w:szCs w:val="28"/>
                <w:lang w:val="en-IN" w:eastAsia="en-IN"/>
              </w:rPr>
              <w:t xml:space="preserve"> </w:t>
            </w:r>
          </w:p>
          <w:p w14:paraId="0C5E66A1" w14:textId="34B5F1EB" w:rsidR="00967D8A" w:rsidRDefault="00C93BC1" w:rsidP="00967D8A">
            <w:pPr>
              <w:pStyle w:val="TOC2"/>
              <w:tabs>
                <w:tab w:val="right" w:leader="dot" w:pos="10530"/>
              </w:tabs>
              <w:rPr>
                <w:rFonts w:asciiTheme="minorHAnsi" w:eastAsiaTheme="minorEastAsia" w:hAnsiTheme="minorHAnsi" w:cstheme="minorBidi"/>
                <w:noProof/>
                <w:lang w:val="en-IN" w:eastAsia="en-IN"/>
              </w:rPr>
            </w:pPr>
            <w:hyperlink w:anchor="_Toc76156197" w:history="1">
              <w:r w:rsidR="00967D8A" w:rsidRPr="00967D8A">
                <w:rPr>
                  <w:rStyle w:val="Hyperlink"/>
                  <w:rFonts w:ascii="Times New Roman" w:hAnsi="Times New Roman" w:cs="Times New Roman"/>
                  <w:noProof/>
                  <w:color w:val="auto"/>
                  <w:sz w:val="28"/>
                  <w:szCs w:val="28"/>
                  <w:u w:val="none"/>
                  <w:lang w:val="en-IN"/>
                </w:rPr>
                <w:t>4.2. Tensile test.</w:t>
              </w:r>
            </w:hyperlink>
            <w:r w:rsidR="00967D8A">
              <w:rPr>
                <w:rFonts w:asciiTheme="minorHAnsi" w:eastAsiaTheme="minorEastAsia" w:hAnsiTheme="minorHAnsi" w:cstheme="minorBidi"/>
                <w:noProof/>
                <w:lang w:val="en-IN" w:eastAsia="en-IN"/>
              </w:rPr>
              <w:t xml:space="preserve"> </w:t>
            </w:r>
          </w:p>
          <w:p w14:paraId="0083897F" w14:textId="598C2D7B" w:rsidR="004849C2" w:rsidRDefault="004849C2">
            <w:pPr>
              <w:jc w:val="both"/>
              <w:rPr>
                <w:rFonts w:ascii="Times New Roman" w:eastAsia="Times New Roman" w:hAnsi="Times New Roman" w:cs="Times New Roman"/>
                <w:sz w:val="28"/>
                <w:szCs w:val="28"/>
              </w:rPr>
            </w:pPr>
          </w:p>
          <w:p w14:paraId="513E84CF" w14:textId="77777777" w:rsidR="004849C2" w:rsidRDefault="004849C2">
            <w:pPr>
              <w:spacing w:line="360" w:lineRule="auto"/>
              <w:jc w:val="both"/>
              <w:rPr>
                <w:b/>
                <w:sz w:val="32"/>
                <w:szCs w:val="32"/>
              </w:rPr>
            </w:pPr>
          </w:p>
        </w:tc>
        <w:tc>
          <w:tcPr>
            <w:tcW w:w="1984" w:type="dxa"/>
          </w:tcPr>
          <w:p w14:paraId="6679D177" w14:textId="77777777" w:rsidR="004849C2" w:rsidRDefault="004849C2">
            <w:pPr>
              <w:jc w:val="center"/>
              <w:rPr>
                <w:rFonts w:ascii="Times New Roman" w:eastAsia="Times New Roman" w:hAnsi="Times New Roman" w:cs="Times New Roman"/>
                <w:sz w:val="28"/>
                <w:szCs w:val="28"/>
              </w:rPr>
            </w:pPr>
          </w:p>
          <w:p w14:paraId="6A65A67B" w14:textId="77777777" w:rsidR="004849C2" w:rsidRDefault="004849C2">
            <w:pPr>
              <w:jc w:val="center"/>
              <w:rPr>
                <w:rFonts w:ascii="Times New Roman" w:eastAsia="Times New Roman" w:hAnsi="Times New Roman" w:cs="Times New Roman"/>
                <w:sz w:val="28"/>
                <w:szCs w:val="28"/>
              </w:rPr>
            </w:pPr>
          </w:p>
          <w:p w14:paraId="58B0BE3C" w14:textId="77777777" w:rsidR="004849C2" w:rsidRDefault="004849C2">
            <w:pPr>
              <w:rPr>
                <w:rFonts w:ascii="Times New Roman" w:eastAsia="Times New Roman" w:hAnsi="Times New Roman" w:cs="Times New Roman"/>
                <w:sz w:val="28"/>
                <w:szCs w:val="28"/>
              </w:rPr>
            </w:pPr>
          </w:p>
          <w:p w14:paraId="0F7EDFD0" w14:textId="431B7BFD" w:rsidR="004849C2" w:rsidRDefault="002823E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4849C2" w14:paraId="32A700DF" w14:textId="77777777">
        <w:tc>
          <w:tcPr>
            <w:tcW w:w="7083" w:type="dxa"/>
            <w:gridSpan w:val="2"/>
          </w:tcPr>
          <w:p w14:paraId="33A8E7AF" w14:textId="77777777" w:rsidR="004849C2" w:rsidRDefault="0023026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14:paraId="06FCC167" w14:textId="4108770C" w:rsidR="002823E9" w:rsidRPr="002823E9" w:rsidRDefault="00C93BC1" w:rsidP="002823E9">
            <w:pPr>
              <w:pStyle w:val="TOC1"/>
              <w:rPr>
                <w:rFonts w:eastAsiaTheme="minorEastAsia"/>
              </w:rPr>
            </w:pPr>
            <w:hyperlink w:anchor="_Toc76156198" w:history="1">
              <w:r w:rsidR="002823E9" w:rsidRPr="002823E9">
                <w:rPr>
                  <w:rStyle w:val="Hyperlink"/>
                  <w:rFonts w:ascii="Times New Roman" w:hAnsi="Times New Roman" w:cs="Times New Roman"/>
                  <w:color w:val="auto"/>
                  <w:sz w:val="28"/>
                  <w:szCs w:val="28"/>
                  <w:u w:val="none"/>
                </w:rPr>
                <w:t>RESULTS AND DISCUSSION</w:t>
              </w:r>
            </w:hyperlink>
          </w:p>
          <w:p w14:paraId="299439FA" w14:textId="15422C47" w:rsidR="002823E9" w:rsidRPr="002823E9" w:rsidRDefault="00C93BC1" w:rsidP="002823E9">
            <w:pPr>
              <w:pStyle w:val="TOC2"/>
              <w:tabs>
                <w:tab w:val="right" w:leader="dot" w:pos="10530"/>
              </w:tabs>
              <w:rPr>
                <w:rFonts w:ascii="Times New Roman" w:eastAsiaTheme="minorEastAsia" w:hAnsi="Times New Roman" w:cs="Times New Roman"/>
                <w:noProof/>
                <w:sz w:val="28"/>
                <w:szCs w:val="28"/>
                <w:lang w:val="en-IN" w:eastAsia="en-IN"/>
              </w:rPr>
            </w:pPr>
            <w:hyperlink w:anchor="_Toc76156199" w:history="1">
              <w:r w:rsidR="002823E9" w:rsidRPr="002823E9">
                <w:rPr>
                  <w:rStyle w:val="Hyperlink"/>
                  <w:rFonts w:ascii="Times New Roman" w:hAnsi="Times New Roman" w:cs="Times New Roman"/>
                  <w:noProof/>
                  <w:color w:val="auto"/>
                  <w:sz w:val="28"/>
                  <w:szCs w:val="28"/>
                  <w:u w:val="none"/>
                </w:rPr>
                <w:t>5.1. Tensile test.</w:t>
              </w:r>
            </w:hyperlink>
            <w:r w:rsidR="002823E9" w:rsidRPr="002823E9">
              <w:rPr>
                <w:rFonts w:ascii="Times New Roman" w:eastAsiaTheme="minorEastAsia" w:hAnsi="Times New Roman" w:cs="Times New Roman"/>
                <w:noProof/>
                <w:sz w:val="28"/>
                <w:szCs w:val="28"/>
                <w:lang w:val="en-IN" w:eastAsia="en-IN"/>
              </w:rPr>
              <w:t xml:space="preserve"> </w:t>
            </w:r>
          </w:p>
          <w:p w14:paraId="3680F015" w14:textId="3880425E" w:rsidR="002823E9" w:rsidRPr="002823E9" w:rsidRDefault="00C93BC1" w:rsidP="002823E9">
            <w:pPr>
              <w:pStyle w:val="TOC2"/>
              <w:tabs>
                <w:tab w:val="right" w:leader="dot" w:pos="10530"/>
              </w:tabs>
              <w:rPr>
                <w:rFonts w:ascii="Times New Roman" w:eastAsiaTheme="minorEastAsia" w:hAnsi="Times New Roman" w:cs="Times New Roman"/>
                <w:noProof/>
                <w:sz w:val="28"/>
                <w:szCs w:val="28"/>
                <w:lang w:val="en-IN" w:eastAsia="en-IN"/>
              </w:rPr>
            </w:pPr>
            <w:hyperlink w:anchor="_Toc76156200" w:history="1">
              <w:r w:rsidR="002823E9" w:rsidRPr="002823E9">
                <w:rPr>
                  <w:rStyle w:val="Hyperlink"/>
                  <w:rFonts w:ascii="Times New Roman" w:hAnsi="Times New Roman" w:cs="Times New Roman"/>
                  <w:noProof/>
                  <w:color w:val="auto"/>
                  <w:sz w:val="28"/>
                  <w:szCs w:val="28"/>
                  <w:u w:val="none"/>
                </w:rPr>
                <w:t>5.2. Flexural test.</w:t>
              </w:r>
            </w:hyperlink>
            <w:r w:rsidR="002823E9" w:rsidRPr="002823E9">
              <w:rPr>
                <w:rFonts w:ascii="Times New Roman" w:eastAsiaTheme="minorEastAsia" w:hAnsi="Times New Roman" w:cs="Times New Roman"/>
                <w:noProof/>
                <w:sz w:val="28"/>
                <w:szCs w:val="28"/>
                <w:lang w:val="en-IN" w:eastAsia="en-IN"/>
              </w:rPr>
              <w:t xml:space="preserve"> </w:t>
            </w:r>
          </w:p>
          <w:p w14:paraId="33043F8C" w14:textId="68184ADC" w:rsidR="004849C2" w:rsidRDefault="004849C2">
            <w:pPr>
              <w:spacing w:line="360" w:lineRule="auto"/>
              <w:ind w:left="720"/>
              <w:jc w:val="both"/>
              <w:rPr>
                <w:rFonts w:ascii="Times New Roman" w:eastAsia="Times New Roman" w:hAnsi="Times New Roman" w:cs="Times New Roman"/>
              </w:rPr>
            </w:pPr>
          </w:p>
        </w:tc>
        <w:tc>
          <w:tcPr>
            <w:tcW w:w="1984" w:type="dxa"/>
          </w:tcPr>
          <w:p w14:paraId="4506B813" w14:textId="77777777" w:rsidR="004849C2" w:rsidRDefault="004849C2">
            <w:pPr>
              <w:jc w:val="center"/>
              <w:rPr>
                <w:rFonts w:ascii="Times New Roman" w:eastAsia="Times New Roman" w:hAnsi="Times New Roman" w:cs="Times New Roman"/>
                <w:sz w:val="28"/>
                <w:szCs w:val="28"/>
              </w:rPr>
            </w:pPr>
          </w:p>
          <w:p w14:paraId="2DD07F0E" w14:textId="4D27A8F9" w:rsidR="004849C2" w:rsidRDefault="002823E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14-15</w:t>
            </w:r>
          </w:p>
        </w:tc>
      </w:tr>
      <w:tr w:rsidR="004849C2" w14:paraId="065490BC" w14:textId="77777777">
        <w:tc>
          <w:tcPr>
            <w:tcW w:w="7083" w:type="dxa"/>
            <w:gridSpan w:val="2"/>
          </w:tcPr>
          <w:p w14:paraId="4BD93B1C" w14:textId="77777777" w:rsidR="004849C2" w:rsidRDefault="0023026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6 </w:t>
            </w:r>
          </w:p>
          <w:p w14:paraId="293E8C6E" w14:textId="225FA22F" w:rsidR="002823E9" w:rsidRPr="002823E9" w:rsidRDefault="00C93BC1" w:rsidP="002823E9">
            <w:pPr>
              <w:pStyle w:val="TOC1"/>
              <w:rPr>
                <w:rFonts w:eastAsiaTheme="minorEastAsia"/>
              </w:rPr>
            </w:pPr>
            <w:hyperlink w:anchor="_Toc76156201" w:history="1">
              <w:r w:rsidR="002823E9" w:rsidRPr="002823E9">
                <w:rPr>
                  <w:rStyle w:val="Hyperlink"/>
                  <w:rFonts w:ascii="Times New Roman" w:hAnsi="Times New Roman" w:cs="Times New Roman"/>
                  <w:color w:val="auto"/>
                  <w:u w:val="none"/>
                </w:rPr>
                <w:t>OUTCOME OF INTERNSHIP PROGRAM</w:t>
              </w:r>
              <w:r w:rsidR="002823E9" w:rsidRPr="002823E9">
                <w:rPr>
                  <w:webHidden/>
                </w:rPr>
                <w:t>.</w:t>
              </w:r>
            </w:hyperlink>
          </w:p>
          <w:p w14:paraId="5F9E14BA" w14:textId="30296A21" w:rsidR="002823E9" w:rsidRPr="00146190" w:rsidRDefault="00C93BC1" w:rsidP="002823E9">
            <w:pPr>
              <w:pStyle w:val="TOC1"/>
              <w:rPr>
                <w:rFonts w:eastAsiaTheme="minorEastAsia"/>
              </w:rPr>
            </w:pPr>
            <w:hyperlink w:anchor="_Toc76156202" w:history="1">
              <w:r w:rsidR="002823E9" w:rsidRPr="00146190">
                <w:rPr>
                  <w:rStyle w:val="Hyperlink"/>
                  <w:rFonts w:ascii="Times New Roman" w:hAnsi="Times New Roman" w:cs="Times New Roman"/>
                  <w:color w:val="auto"/>
                  <w:u w:val="none"/>
                </w:rPr>
                <w:t>CONCLUSIONS</w:t>
              </w:r>
            </w:hyperlink>
          </w:p>
          <w:p w14:paraId="4E8E0953" w14:textId="6BA0B568" w:rsidR="002823E9" w:rsidRPr="00146190" w:rsidRDefault="00C93BC1" w:rsidP="002823E9">
            <w:pPr>
              <w:pStyle w:val="TOC1"/>
              <w:rPr>
                <w:rFonts w:asciiTheme="minorHAnsi" w:eastAsiaTheme="minorEastAsia" w:hAnsiTheme="minorHAnsi" w:cstheme="minorBidi"/>
              </w:rPr>
            </w:pPr>
            <w:hyperlink w:anchor="_Toc76156203" w:history="1">
              <w:r w:rsidR="002823E9" w:rsidRPr="00146190">
                <w:rPr>
                  <w:rStyle w:val="Hyperlink"/>
                  <w:rFonts w:ascii="Times New Roman" w:hAnsi="Times New Roman" w:cs="Times New Roman"/>
                  <w:color w:val="auto"/>
                  <w:u w:val="none"/>
                </w:rPr>
                <w:t>REFERENCES</w:t>
              </w:r>
            </w:hyperlink>
          </w:p>
          <w:p w14:paraId="67BD81AD" w14:textId="24E227D3" w:rsidR="004849C2" w:rsidRDefault="004849C2">
            <w:pPr>
              <w:spacing w:line="360" w:lineRule="auto"/>
              <w:ind w:left="720"/>
              <w:rPr>
                <w:rFonts w:ascii="Times New Roman" w:eastAsia="Times New Roman" w:hAnsi="Times New Roman" w:cs="Times New Roman"/>
                <w:b/>
                <w:sz w:val="28"/>
                <w:szCs w:val="28"/>
              </w:rPr>
            </w:pPr>
          </w:p>
        </w:tc>
        <w:tc>
          <w:tcPr>
            <w:tcW w:w="1984" w:type="dxa"/>
          </w:tcPr>
          <w:p w14:paraId="6C24C840" w14:textId="2D15D948" w:rsidR="004849C2" w:rsidRDefault="004849C2">
            <w:pPr>
              <w:jc w:val="center"/>
              <w:rPr>
                <w:rFonts w:ascii="Times New Roman" w:eastAsia="Times New Roman" w:hAnsi="Times New Roman" w:cs="Times New Roman"/>
                <w:sz w:val="28"/>
                <w:szCs w:val="28"/>
              </w:rPr>
            </w:pPr>
          </w:p>
          <w:p w14:paraId="5A23297F" w14:textId="72CC6DCB" w:rsidR="004849C2" w:rsidRDefault="002823E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17-19</w:t>
            </w:r>
          </w:p>
          <w:p w14:paraId="11FBDCDC" w14:textId="721CAD9F" w:rsidR="004849C2" w:rsidRDefault="004849C2">
            <w:pPr>
              <w:jc w:val="center"/>
              <w:rPr>
                <w:rFonts w:ascii="Times New Roman" w:eastAsia="Times New Roman" w:hAnsi="Times New Roman" w:cs="Times New Roman"/>
                <w:sz w:val="28"/>
                <w:szCs w:val="28"/>
              </w:rPr>
            </w:pPr>
          </w:p>
        </w:tc>
      </w:tr>
    </w:tbl>
    <w:p w14:paraId="7541213C" w14:textId="2537467E" w:rsidR="004849C2" w:rsidRDefault="00310185">
      <w:pPr>
        <w:rPr>
          <w:b/>
          <w:sz w:val="36"/>
          <w:szCs w:val="36"/>
          <w:u w:val="single"/>
        </w:rPr>
      </w:pPr>
      <w:r>
        <w:rPr>
          <w:noProof/>
        </w:rPr>
        <w:drawing>
          <wp:anchor distT="0" distB="0" distL="114300" distR="114300" simplePos="0" relativeHeight="251742208" behindDoc="1" locked="0" layoutInCell="1" allowOverlap="1" wp14:anchorId="6C94BBBA" wp14:editId="23EA8AFE">
            <wp:simplePos x="0" y="0"/>
            <wp:positionH relativeFrom="margin">
              <wp:posOffset>4022090</wp:posOffset>
            </wp:positionH>
            <wp:positionV relativeFrom="paragraph">
              <wp:posOffset>-7479665</wp:posOffset>
            </wp:positionV>
            <wp:extent cx="1875155" cy="398145"/>
            <wp:effectExtent l="0" t="0" r="0" b="1905"/>
            <wp:wrapTight wrapText="bothSides">
              <wp:wrapPolygon edited="0">
                <wp:start x="0" y="0"/>
                <wp:lineTo x="0" y="20670"/>
                <wp:lineTo x="21285" y="20670"/>
                <wp:lineTo x="21285"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126000"/>
                              </a14:imgEffect>
                            </a14:imgLayer>
                          </a14:imgProps>
                        </a:ext>
                        <a:ext uri="{28A0092B-C50C-407E-A947-70E740481C1C}">
                          <a14:useLocalDpi xmlns:a14="http://schemas.microsoft.com/office/drawing/2010/main" val="0"/>
                        </a:ext>
                      </a:extLst>
                    </a:blip>
                    <a:srcRect/>
                    <a:stretch>
                      <a:fillRect/>
                    </a:stretch>
                  </pic:blipFill>
                  <pic:spPr bwMode="auto">
                    <a:xfrm>
                      <a:off x="0" y="0"/>
                      <a:ext cx="1875155" cy="39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4E9B0" w14:textId="77777777" w:rsidR="004849C2" w:rsidRDefault="00230268">
      <w:pPr>
        <w:rPr>
          <w:b/>
          <w:sz w:val="36"/>
          <w:szCs w:val="36"/>
        </w:rPr>
      </w:pPr>
      <w:r>
        <w:rPr>
          <w:b/>
          <w:sz w:val="36"/>
          <w:szCs w:val="36"/>
        </w:rPr>
        <w:t xml:space="preserve">                       </w:t>
      </w:r>
    </w:p>
    <w:p w14:paraId="77A5FE8B" w14:textId="77777777" w:rsidR="004849C2" w:rsidRDefault="004849C2">
      <w:pPr>
        <w:rPr>
          <w:b/>
          <w:sz w:val="36"/>
          <w:szCs w:val="36"/>
        </w:rPr>
      </w:pPr>
    </w:p>
    <w:p w14:paraId="36231322" w14:textId="06435C5A" w:rsidR="004849C2" w:rsidRDefault="00310185">
      <w:pPr>
        <w:rPr>
          <w:b/>
          <w:sz w:val="36"/>
          <w:szCs w:val="36"/>
        </w:rPr>
      </w:pPr>
      <w:r>
        <w:rPr>
          <w:noProof/>
        </w:rPr>
        <w:lastRenderedPageBreak/>
        <w:drawing>
          <wp:anchor distT="0" distB="0" distL="114300" distR="114300" simplePos="0" relativeHeight="251744256" behindDoc="1" locked="0" layoutInCell="1" allowOverlap="1" wp14:anchorId="7D35D08D" wp14:editId="235D54F0">
            <wp:simplePos x="0" y="0"/>
            <wp:positionH relativeFrom="page">
              <wp:posOffset>5292090</wp:posOffset>
            </wp:positionH>
            <wp:positionV relativeFrom="paragraph">
              <wp:posOffset>0</wp:posOffset>
            </wp:positionV>
            <wp:extent cx="1875155" cy="398145"/>
            <wp:effectExtent l="0" t="0" r="0" b="1905"/>
            <wp:wrapTight wrapText="bothSides">
              <wp:wrapPolygon edited="0">
                <wp:start x="0" y="0"/>
                <wp:lineTo x="0" y="20670"/>
                <wp:lineTo x="21285" y="20670"/>
                <wp:lineTo x="21285"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126000"/>
                              </a14:imgEffect>
                            </a14:imgLayer>
                          </a14:imgProps>
                        </a:ext>
                        <a:ext uri="{28A0092B-C50C-407E-A947-70E740481C1C}">
                          <a14:useLocalDpi xmlns:a14="http://schemas.microsoft.com/office/drawing/2010/main" val="0"/>
                        </a:ext>
                      </a:extLst>
                    </a:blip>
                    <a:srcRect/>
                    <a:stretch>
                      <a:fillRect/>
                    </a:stretch>
                  </pic:blipFill>
                  <pic:spPr bwMode="auto">
                    <a:xfrm>
                      <a:off x="0" y="0"/>
                      <a:ext cx="1875155" cy="39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A1C3E8" w14:textId="77777777" w:rsidR="004849C2" w:rsidRDefault="004849C2">
      <w:pPr>
        <w:rPr>
          <w:b/>
          <w:sz w:val="36"/>
          <w:szCs w:val="36"/>
        </w:rPr>
      </w:pPr>
    </w:p>
    <w:p w14:paraId="2AE5A334" w14:textId="77777777" w:rsidR="004849C2" w:rsidRDefault="004849C2">
      <w:pPr>
        <w:rPr>
          <w:b/>
          <w:sz w:val="36"/>
          <w:szCs w:val="36"/>
        </w:rPr>
      </w:pPr>
    </w:p>
    <w:p w14:paraId="46B2C88C" w14:textId="77777777" w:rsidR="004849C2" w:rsidRDefault="004849C2">
      <w:pPr>
        <w:rPr>
          <w:b/>
          <w:sz w:val="36"/>
          <w:szCs w:val="36"/>
        </w:rPr>
      </w:pPr>
    </w:p>
    <w:p w14:paraId="53C487B6" w14:textId="77777777" w:rsidR="004849C2" w:rsidRDefault="004849C2">
      <w:pPr>
        <w:rPr>
          <w:b/>
          <w:sz w:val="36"/>
          <w:szCs w:val="36"/>
        </w:rPr>
      </w:pPr>
    </w:p>
    <w:p w14:paraId="7A09F0C8" w14:textId="77777777" w:rsidR="004849C2" w:rsidRDefault="00230268">
      <w:pPr>
        <w:jc w:val="center"/>
        <w:rPr>
          <w:b/>
          <w:sz w:val="36"/>
          <w:szCs w:val="36"/>
          <w:u w:val="single"/>
        </w:rPr>
      </w:pPr>
      <w:r>
        <w:rPr>
          <w:b/>
          <w:sz w:val="36"/>
          <w:szCs w:val="36"/>
          <w:u w:val="single"/>
        </w:rPr>
        <w:t>LIST OF FIGURES</w:t>
      </w:r>
    </w:p>
    <w:p w14:paraId="6A672D47" w14:textId="77777777" w:rsidR="004849C2" w:rsidRDefault="004849C2">
      <w:pPr>
        <w:jc w:val="center"/>
        <w:rPr>
          <w:b/>
          <w:sz w:val="36"/>
          <w:szCs w:val="36"/>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97"/>
        <w:gridCol w:w="3006"/>
      </w:tblGrid>
      <w:tr w:rsidR="004849C2" w14:paraId="3727717C" w14:textId="77777777">
        <w:trPr>
          <w:trHeight w:val="511"/>
        </w:trPr>
        <w:tc>
          <w:tcPr>
            <w:tcW w:w="1413" w:type="dxa"/>
          </w:tcPr>
          <w:p w14:paraId="1340EA1E" w14:textId="77777777" w:rsidR="004849C2" w:rsidRDefault="00230268">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FIG No.</w:t>
            </w:r>
          </w:p>
        </w:tc>
        <w:tc>
          <w:tcPr>
            <w:tcW w:w="4597" w:type="dxa"/>
          </w:tcPr>
          <w:p w14:paraId="3C6234E6" w14:textId="77777777" w:rsidR="004849C2" w:rsidRDefault="00230268">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TITLE</w:t>
            </w:r>
          </w:p>
        </w:tc>
        <w:tc>
          <w:tcPr>
            <w:tcW w:w="3006" w:type="dxa"/>
          </w:tcPr>
          <w:p w14:paraId="1E9437A5" w14:textId="77777777" w:rsidR="004849C2" w:rsidRDefault="00230268">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PAGE No.</w:t>
            </w:r>
          </w:p>
        </w:tc>
      </w:tr>
      <w:tr w:rsidR="004849C2" w14:paraId="6F6F2671" w14:textId="77777777">
        <w:tc>
          <w:tcPr>
            <w:tcW w:w="1413" w:type="dxa"/>
          </w:tcPr>
          <w:p w14:paraId="7F3972E4" w14:textId="70C102CA"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1C6F0E">
              <w:rPr>
                <w:rFonts w:ascii="Times New Roman" w:eastAsia="Times New Roman" w:hAnsi="Times New Roman" w:cs="Times New Roman"/>
                <w:sz w:val="28"/>
                <w:szCs w:val="28"/>
              </w:rPr>
              <w:t>2</w:t>
            </w:r>
          </w:p>
        </w:tc>
        <w:tc>
          <w:tcPr>
            <w:tcW w:w="4597" w:type="dxa"/>
          </w:tcPr>
          <w:p w14:paraId="59F994A8" w14:textId="250EBFA6" w:rsidR="004849C2" w:rsidRDefault="001C6F0E">
            <w:pPr>
              <w:spacing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Classification of bio-composites.</w:t>
            </w:r>
          </w:p>
        </w:tc>
        <w:tc>
          <w:tcPr>
            <w:tcW w:w="3006" w:type="dxa"/>
          </w:tcPr>
          <w:p w14:paraId="56C8C660" w14:textId="12DF7BBC" w:rsidR="004849C2" w:rsidRDefault="004849C2">
            <w:pPr>
              <w:jc w:val="center"/>
              <w:rPr>
                <w:rFonts w:ascii="Times New Roman" w:eastAsia="Times New Roman" w:hAnsi="Times New Roman" w:cs="Times New Roman"/>
                <w:sz w:val="32"/>
                <w:szCs w:val="32"/>
              </w:rPr>
            </w:pPr>
          </w:p>
        </w:tc>
      </w:tr>
      <w:tr w:rsidR="004849C2" w14:paraId="231C44F6" w14:textId="77777777">
        <w:tc>
          <w:tcPr>
            <w:tcW w:w="1413" w:type="dxa"/>
          </w:tcPr>
          <w:p w14:paraId="1622A787" w14:textId="279A2CAA" w:rsidR="004849C2" w:rsidRDefault="00E115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4597" w:type="dxa"/>
          </w:tcPr>
          <w:p w14:paraId="4A819DDD" w14:textId="7EC62510" w:rsidR="004849C2" w:rsidRDefault="001C6F0E">
            <w:pPr>
              <w:spacing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Schematic diagram of Compression molding</w:t>
            </w:r>
          </w:p>
        </w:tc>
        <w:tc>
          <w:tcPr>
            <w:tcW w:w="3006" w:type="dxa"/>
          </w:tcPr>
          <w:p w14:paraId="69920D7C" w14:textId="229A924C" w:rsidR="004849C2" w:rsidRDefault="004849C2">
            <w:pPr>
              <w:jc w:val="center"/>
              <w:rPr>
                <w:rFonts w:ascii="Times New Roman" w:eastAsia="Times New Roman" w:hAnsi="Times New Roman" w:cs="Times New Roman"/>
                <w:sz w:val="32"/>
                <w:szCs w:val="32"/>
              </w:rPr>
            </w:pPr>
          </w:p>
        </w:tc>
      </w:tr>
      <w:tr w:rsidR="004849C2" w14:paraId="60039F31" w14:textId="77777777">
        <w:tc>
          <w:tcPr>
            <w:tcW w:w="1413" w:type="dxa"/>
          </w:tcPr>
          <w:p w14:paraId="0E8E4EF6" w14:textId="66DEF707" w:rsidR="004849C2" w:rsidRDefault="00E115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2.1.1</w:t>
            </w:r>
          </w:p>
        </w:tc>
        <w:tc>
          <w:tcPr>
            <w:tcW w:w="4597" w:type="dxa"/>
          </w:tcPr>
          <w:p w14:paraId="0477F2B0" w14:textId="041BA2A3" w:rsidR="004849C2" w:rsidRDefault="001C6F0E">
            <w:pPr>
              <w:spacing w:line="360" w:lineRule="auto"/>
              <w:rPr>
                <w:rFonts w:ascii="Times New Roman" w:eastAsia="Times New Roman" w:hAnsi="Times New Roman" w:cs="Times New Roman"/>
                <w:b/>
                <w:sz w:val="28"/>
                <w:szCs w:val="28"/>
                <w:u w:val="single"/>
              </w:rPr>
            </w:pPr>
            <w:r w:rsidRPr="001C6F0E">
              <w:rPr>
                <w:rFonts w:ascii="Times New Roman" w:eastAsia="Times New Roman" w:hAnsi="Times New Roman" w:cs="Times New Roman"/>
                <w:sz w:val="28"/>
                <w:szCs w:val="28"/>
              </w:rPr>
              <w:t>Sisal fiber</w:t>
            </w:r>
          </w:p>
        </w:tc>
        <w:tc>
          <w:tcPr>
            <w:tcW w:w="3006" w:type="dxa"/>
          </w:tcPr>
          <w:p w14:paraId="08A5E9B6" w14:textId="1EEB2D87" w:rsidR="004849C2" w:rsidRDefault="004849C2">
            <w:pPr>
              <w:jc w:val="center"/>
              <w:rPr>
                <w:rFonts w:ascii="Times New Roman" w:eastAsia="Times New Roman" w:hAnsi="Times New Roman" w:cs="Times New Roman"/>
                <w:sz w:val="32"/>
                <w:szCs w:val="32"/>
              </w:rPr>
            </w:pPr>
          </w:p>
        </w:tc>
      </w:tr>
      <w:tr w:rsidR="004849C2" w14:paraId="0C1EABBF" w14:textId="77777777">
        <w:tc>
          <w:tcPr>
            <w:tcW w:w="1413" w:type="dxa"/>
          </w:tcPr>
          <w:p w14:paraId="05FEFDDC" w14:textId="4B882641" w:rsidR="004849C2" w:rsidRDefault="009D537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w:t>
            </w:r>
          </w:p>
        </w:tc>
        <w:tc>
          <w:tcPr>
            <w:tcW w:w="4597" w:type="dxa"/>
          </w:tcPr>
          <w:p w14:paraId="225D9958" w14:textId="3C4F1F58" w:rsidR="004849C2" w:rsidRDefault="001C6F0E">
            <w:pPr>
              <w:spacing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Milk cover.</w:t>
            </w:r>
          </w:p>
        </w:tc>
        <w:tc>
          <w:tcPr>
            <w:tcW w:w="3006" w:type="dxa"/>
          </w:tcPr>
          <w:p w14:paraId="7BD09630" w14:textId="3F3E4532" w:rsidR="004849C2" w:rsidRDefault="004849C2">
            <w:pPr>
              <w:jc w:val="center"/>
              <w:rPr>
                <w:rFonts w:ascii="Times New Roman" w:eastAsia="Times New Roman" w:hAnsi="Times New Roman" w:cs="Times New Roman"/>
                <w:sz w:val="32"/>
                <w:szCs w:val="32"/>
              </w:rPr>
            </w:pPr>
          </w:p>
        </w:tc>
      </w:tr>
      <w:tr w:rsidR="004849C2" w14:paraId="2F2D409B" w14:textId="77777777">
        <w:tc>
          <w:tcPr>
            <w:tcW w:w="1413" w:type="dxa"/>
          </w:tcPr>
          <w:p w14:paraId="0FAF7F0E" w14:textId="6C492A13" w:rsidR="004849C2" w:rsidRDefault="009D537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w:t>
            </w:r>
          </w:p>
        </w:tc>
        <w:tc>
          <w:tcPr>
            <w:tcW w:w="4597" w:type="dxa"/>
          </w:tcPr>
          <w:p w14:paraId="5AA9E632" w14:textId="7A1170D7" w:rsidR="004849C2" w:rsidRDefault="001C6F0E">
            <w:pPr>
              <w:spacing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Carding machine</w:t>
            </w:r>
          </w:p>
        </w:tc>
        <w:tc>
          <w:tcPr>
            <w:tcW w:w="3006" w:type="dxa"/>
          </w:tcPr>
          <w:p w14:paraId="42F0E926" w14:textId="52F16EFF" w:rsidR="004849C2" w:rsidRDefault="004849C2">
            <w:pPr>
              <w:jc w:val="center"/>
              <w:rPr>
                <w:rFonts w:ascii="Times New Roman" w:eastAsia="Times New Roman" w:hAnsi="Times New Roman" w:cs="Times New Roman"/>
                <w:sz w:val="32"/>
                <w:szCs w:val="32"/>
              </w:rPr>
            </w:pPr>
          </w:p>
        </w:tc>
      </w:tr>
      <w:tr w:rsidR="004849C2" w14:paraId="35C459BF" w14:textId="77777777">
        <w:tc>
          <w:tcPr>
            <w:tcW w:w="1413" w:type="dxa"/>
          </w:tcPr>
          <w:p w14:paraId="76144010" w14:textId="14EE8A90" w:rsidR="004849C2" w:rsidRDefault="009D537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3.4.1</w:t>
            </w:r>
          </w:p>
        </w:tc>
        <w:tc>
          <w:tcPr>
            <w:tcW w:w="4597" w:type="dxa"/>
          </w:tcPr>
          <w:p w14:paraId="01EAAA24" w14:textId="030E9C61" w:rsidR="004849C2" w:rsidRDefault="001C6F0E">
            <w:pPr>
              <w:spacing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Process of material development.</w:t>
            </w:r>
          </w:p>
        </w:tc>
        <w:tc>
          <w:tcPr>
            <w:tcW w:w="3006" w:type="dxa"/>
          </w:tcPr>
          <w:p w14:paraId="228DD22A" w14:textId="133C12B1" w:rsidR="004849C2" w:rsidRDefault="004849C2">
            <w:pPr>
              <w:jc w:val="center"/>
              <w:rPr>
                <w:rFonts w:ascii="Times New Roman" w:eastAsia="Times New Roman" w:hAnsi="Times New Roman" w:cs="Times New Roman"/>
                <w:sz w:val="28"/>
                <w:szCs w:val="28"/>
              </w:rPr>
            </w:pPr>
          </w:p>
        </w:tc>
      </w:tr>
      <w:tr w:rsidR="004849C2" w14:paraId="697A7B31" w14:textId="77777777">
        <w:tc>
          <w:tcPr>
            <w:tcW w:w="1413" w:type="dxa"/>
          </w:tcPr>
          <w:p w14:paraId="48B3BF9D" w14:textId="787183C2"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9D5370">
              <w:rPr>
                <w:rFonts w:ascii="Times New Roman" w:eastAsia="Times New Roman" w:hAnsi="Times New Roman" w:cs="Times New Roman"/>
                <w:sz w:val="28"/>
                <w:szCs w:val="28"/>
              </w:rPr>
              <w:t>.4.2</w:t>
            </w:r>
          </w:p>
        </w:tc>
        <w:tc>
          <w:tcPr>
            <w:tcW w:w="4597" w:type="dxa"/>
          </w:tcPr>
          <w:p w14:paraId="32CAD1F6" w14:textId="3B12515A" w:rsidR="004849C2" w:rsidRDefault="001C6F0E">
            <w:pPr>
              <w:spacing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Standard marking of material.</w:t>
            </w:r>
          </w:p>
        </w:tc>
        <w:tc>
          <w:tcPr>
            <w:tcW w:w="3006" w:type="dxa"/>
          </w:tcPr>
          <w:p w14:paraId="29E5A1BC" w14:textId="02A5D2EB" w:rsidR="004849C2" w:rsidRDefault="004849C2">
            <w:pPr>
              <w:jc w:val="center"/>
              <w:rPr>
                <w:rFonts w:ascii="Times New Roman" w:eastAsia="Times New Roman" w:hAnsi="Times New Roman" w:cs="Times New Roman"/>
                <w:sz w:val="28"/>
                <w:szCs w:val="28"/>
              </w:rPr>
            </w:pPr>
          </w:p>
        </w:tc>
      </w:tr>
      <w:tr w:rsidR="004849C2" w14:paraId="07634650" w14:textId="77777777">
        <w:tc>
          <w:tcPr>
            <w:tcW w:w="1413" w:type="dxa"/>
          </w:tcPr>
          <w:p w14:paraId="1AD4F519" w14:textId="4AE94210" w:rsidR="004849C2" w:rsidRDefault="009D537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4.1.1</w:t>
            </w:r>
          </w:p>
        </w:tc>
        <w:tc>
          <w:tcPr>
            <w:tcW w:w="4597" w:type="dxa"/>
          </w:tcPr>
          <w:p w14:paraId="76CB81F1" w14:textId="5457FC27" w:rsidR="004849C2" w:rsidRDefault="001C6F0E">
            <w:pPr>
              <w:widowControl w:val="0"/>
              <w:tabs>
                <w:tab w:val="left" w:pos="1092"/>
              </w:tabs>
              <w:spacing w:before="93"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Composite during testing and after testing.</w:t>
            </w:r>
          </w:p>
        </w:tc>
        <w:tc>
          <w:tcPr>
            <w:tcW w:w="3006" w:type="dxa"/>
          </w:tcPr>
          <w:p w14:paraId="7844EDCA" w14:textId="2E9920D8" w:rsidR="004849C2" w:rsidRDefault="004849C2">
            <w:pPr>
              <w:jc w:val="center"/>
              <w:rPr>
                <w:rFonts w:ascii="Times New Roman" w:eastAsia="Times New Roman" w:hAnsi="Times New Roman" w:cs="Times New Roman"/>
                <w:sz w:val="28"/>
                <w:szCs w:val="28"/>
              </w:rPr>
            </w:pPr>
          </w:p>
        </w:tc>
      </w:tr>
      <w:tr w:rsidR="004849C2" w14:paraId="70FE9DE1" w14:textId="77777777">
        <w:tc>
          <w:tcPr>
            <w:tcW w:w="1413" w:type="dxa"/>
          </w:tcPr>
          <w:p w14:paraId="068D1C25" w14:textId="25DA6981" w:rsidR="004849C2" w:rsidRDefault="0023026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9D5370">
              <w:rPr>
                <w:rFonts w:ascii="Times New Roman" w:eastAsia="Times New Roman" w:hAnsi="Times New Roman" w:cs="Times New Roman"/>
                <w:sz w:val="28"/>
                <w:szCs w:val="28"/>
              </w:rPr>
              <w:t>2.1</w:t>
            </w:r>
          </w:p>
        </w:tc>
        <w:tc>
          <w:tcPr>
            <w:tcW w:w="4597" w:type="dxa"/>
          </w:tcPr>
          <w:p w14:paraId="6E7D69F1" w14:textId="1A39F462" w:rsidR="004849C2" w:rsidRDefault="001C6F0E">
            <w:pPr>
              <w:widowControl w:val="0"/>
              <w:tabs>
                <w:tab w:val="left" w:pos="1092"/>
              </w:tabs>
              <w:spacing w:before="93" w:line="360" w:lineRule="auto"/>
              <w:rPr>
                <w:rFonts w:ascii="Times New Roman" w:eastAsia="Times New Roman" w:hAnsi="Times New Roman" w:cs="Times New Roman"/>
                <w:sz w:val="28"/>
                <w:szCs w:val="28"/>
              </w:rPr>
            </w:pPr>
            <w:r w:rsidRPr="001C6F0E">
              <w:rPr>
                <w:rFonts w:ascii="Times New Roman" w:eastAsia="Times New Roman" w:hAnsi="Times New Roman" w:cs="Times New Roman"/>
                <w:sz w:val="28"/>
                <w:szCs w:val="28"/>
              </w:rPr>
              <w:t>Composite cut for tensile test as per ASTM standard</w:t>
            </w:r>
            <w:r>
              <w:rPr>
                <w:rFonts w:ascii="Times New Roman" w:eastAsia="Times New Roman" w:hAnsi="Times New Roman" w:cs="Times New Roman"/>
                <w:sz w:val="28"/>
                <w:szCs w:val="28"/>
              </w:rPr>
              <w:t>.</w:t>
            </w:r>
          </w:p>
        </w:tc>
        <w:tc>
          <w:tcPr>
            <w:tcW w:w="3006" w:type="dxa"/>
          </w:tcPr>
          <w:p w14:paraId="5C562CB9" w14:textId="438DBD09" w:rsidR="004849C2" w:rsidRDefault="004849C2">
            <w:pPr>
              <w:jc w:val="center"/>
              <w:rPr>
                <w:rFonts w:ascii="Times New Roman" w:eastAsia="Times New Roman" w:hAnsi="Times New Roman" w:cs="Times New Roman"/>
                <w:sz w:val="28"/>
                <w:szCs w:val="28"/>
              </w:rPr>
            </w:pPr>
          </w:p>
        </w:tc>
      </w:tr>
    </w:tbl>
    <w:p w14:paraId="731D530E" w14:textId="77777777" w:rsidR="004849C2" w:rsidRDefault="004849C2">
      <w:pPr>
        <w:rPr>
          <w:sz w:val="36"/>
          <w:szCs w:val="36"/>
        </w:rPr>
      </w:pPr>
    </w:p>
    <w:tbl>
      <w:tblPr>
        <w:tblStyle w:val="TableGrid"/>
        <w:tblW w:w="9097" w:type="dxa"/>
        <w:tblLook w:val="04A0" w:firstRow="1" w:lastRow="0" w:firstColumn="1" w:lastColumn="0" w:noHBand="0" w:noVBand="1"/>
      </w:tblPr>
      <w:tblGrid>
        <w:gridCol w:w="1413"/>
        <w:gridCol w:w="4678"/>
        <w:gridCol w:w="3006"/>
      </w:tblGrid>
      <w:tr w:rsidR="007868FC" w14:paraId="090AD193" w14:textId="77777777" w:rsidTr="0015335C">
        <w:tc>
          <w:tcPr>
            <w:tcW w:w="9097" w:type="dxa"/>
            <w:gridSpan w:val="3"/>
          </w:tcPr>
          <w:p w14:paraId="074E915F" w14:textId="77777777" w:rsidR="00C368F7" w:rsidRPr="00A87AA6" w:rsidRDefault="00C368F7" w:rsidP="00C368F7">
            <w:pPr>
              <w:pStyle w:val="Heading4"/>
              <w:jc w:val="center"/>
              <w:rPr>
                <w:bCs/>
                <w:sz w:val="28"/>
                <w:szCs w:val="28"/>
              </w:rPr>
            </w:pPr>
            <w:r w:rsidRPr="00A87AA6">
              <w:rPr>
                <w:sz w:val="28"/>
                <w:szCs w:val="28"/>
              </w:rPr>
              <w:t>LIST OF TABLES</w:t>
            </w:r>
          </w:p>
          <w:p w14:paraId="5C782AB2" w14:textId="77777777" w:rsidR="007868FC" w:rsidRDefault="007868FC" w:rsidP="007868FC">
            <w:pPr>
              <w:rPr>
                <w:sz w:val="36"/>
                <w:szCs w:val="36"/>
              </w:rPr>
            </w:pPr>
          </w:p>
        </w:tc>
      </w:tr>
      <w:tr w:rsidR="007868FC" w14:paraId="63797267" w14:textId="77777777" w:rsidTr="007868FC">
        <w:tc>
          <w:tcPr>
            <w:tcW w:w="1413" w:type="dxa"/>
          </w:tcPr>
          <w:p w14:paraId="7F169EE2" w14:textId="21C10997" w:rsidR="007868FC" w:rsidRPr="00C368F7" w:rsidRDefault="00C368F7" w:rsidP="00C368F7">
            <w:pPr>
              <w:jc w:val="center"/>
              <w:rPr>
                <w:sz w:val="28"/>
                <w:szCs w:val="28"/>
              </w:rPr>
            </w:pPr>
            <w:r w:rsidRPr="00C368F7">
              <w:rPr>
                <w:sz w:val="28"/>
                <w:szCs w:val="28"/>
              </w:rPr>
              <w:t>15.1</w:t>
            </w:r>
          </w:p>
        </w:tc>
        <w:tc>
          <w:tcPr>
            <w:tcW w:w="4678" w:type="dxa"/>
          </w:tcPr>
          <w:p w14:paraId="21DA43EE" w14:textId="7CB72C06" w:rsidR="007868FC" w:rsidRPr="00C368F7" w:rsidRDefault="00C368F7" w:rsidP="007868FC">
            <w:pPr>
              <w:rPr>
                <w:sz w:val="28"/>
                <w:szCs w:val="28"/>
              </w:rPr>
            </w:pPr>
            <w:r w:rsidRPr="00C368F7">
              <w:rPr>
                <w:sz w:val="28"/>
                <w:szCs w:val="28"/>
              </w:rPr>
              <w:t>TENSILE TEST.</w:t>
            </w:r>
          </w:p>
        </w:tc>
        <w:tc>
          <w:tcPr>
            <w:tcW w:w="3006" w:type="dxa"/>
          </w:tcPr>
          <w:p w14:paraId="4D6CD6CE" w14:textId="77777777" w:rsidR="007868FC" w:rsidRDefault="007868FC" w:rsidP="00C368F7">
            <w:pPr>
              <w:jc w:val="center"/>
              <w:rPr>
                <w:sz w:val="36"/>
                <w:szCs w:val="36"/>
              </w:rPr>
            </w:pPr>
          </w:p>
        </w:tc>
      </w:tr>
      <w:tr w:rsidR="007868FC" w14:paraId="1F8DD8FB" w14:textId="77777777" w:rsidTr="007868FC">
        <w:tc>
          <w:tcPr>
            <w:tcW w:w="1413" w:type="dxa"/>
          </w:tcPr>
          <w:p w14:paraId="4526C3E4" w14:textId="69D28448" w:rsidR="007868FC" w:rsidRPr="00C368F7" w:rsidRDefault="00C368F7" w:rsidP="00C368F7">
            <w:pPr>
              <w:jc w:val="center"/>
              <w:rPr>
                <w:sz w:val="28"/>
                <w:szCs w:val="28"/>
              </w:rPr>
            </w:pPr>
            <w:r w:rsidRPr="00C368F7">
              <w:rPr>
                <w:sz w:val="28"/>
                <w:szCs w:val="28"/>
              </w:rPr>
              <w:t>25.2</w:t>
            </w:r>
          </w:p>
        </w:tc>
        <w:tc>
          <w:tcPr>
            <w:tcW w:w="4678" w:type="dxa"/>
          </w:tcPr>
          <w:p w14:paraId="7B35DFEF" w14:textId="740E9536" w:rsidR="007868FC" w:rsidRPr="00C368F7" w:rsidRDefault="00C368F7" w:rsidP="007868FC">
            <w:pPr>
              <w:rPr>
                <w:sz w:val="28"/>
                <w:szCs w:val="28"/>
              </w:rPr>
            </w:pPr>
            <w:r w:rsidRPr="00C368F7">
              <w:rPr>
                <w:sz w:val="28"/>
                <w:szCs w:val="28"/>
              </w:rPr>
              <w:t>FLEXURL TEST</w:t>
            </w:r>
            <w:r>
              <w:rPr>
                <w:sz w:val="28"/>
                <w:szCs w:val="28"/>
              </w:rPr>
              <w:t>.</w:t>
            </w:r>
          </w:p>
        </w:tc>
        <w:tc>
          <w:tcPr>
            <w:tcW w:w="3006" w:type="dxa"/>
          </w:tcPr>
          <w:p w14:paraId="5CDCD96C" w14:textId="77777777" w:rsidR="007868FC" w:rsidRDefault="007868FC" w:rsidP="00C368F7">
            <w:pPr>
              <w:jc w:val="center"/>
              <w:rPr>
                <w:sz w:val="36"/>
                <w:szCs w:val="36"/>
              </w:rPr>
            </w:pPr>
          </w:p>
        </w:tc>
      </w:tr>
      <w:tr w:rsidR="00C368F7" w14:paraId="62101022" w14:textId="77777777" w:rsidTr="007868FC">
        <w:tc>
          <w:tcPr>
            <w:tcW w:w="1413" w:type="dxa"/>
          </w:tcPr>
          <w:p w14:paraId="2E862A93" w14:textId="219AFC80" w:rsidR="00C368F7" w:rsidRPr="00C368F7" w:rsidRDefault="00C368F7" w:rsidP="00C368F7">
            <w:pPr>
              <w:jc w:val="center"/>
              <w:rPr>
                <w:sz w:val="28"/>
                <w:szCs w:val="28"/>
              </w:rPr>
            </w:pPr>
            <w:r w:rsidRPr="00C368F7">
              <w:rPr>
                <w:sz w:val="28"/>
                <w:szCs w:val="28"/>
              </w:rPr>
              <w:t>36.1</w:t>
            </w:r>
          </w:p>
        </w:tc>
        <w:tc>
          <w:tcPr>
            <w:tcW w:w="4678" w:type="dxa"/>
          </w:tcPr>
          <w:p w14:paraId="6C1C1321" w14:textId="6E7F23FD" w:rsidR="00C368F7" w:rsidRPr="00C368F7" w:rsidRDefault="00C368F7" w:rsidP="007868FC">
            <w:pPr>
              <w:rPr>
                <w:sz w:val="28"/>
                <w:szCs w:val="28"/>
              </w:rPr>
            </w:pPr>
            <w:r w:rsidRPr="00C368F7">
              <w:rPr>
                <w:sz w:val="28"/>
                <w:szCs w:val="28"/>
              </w:rPr>
              <w:t>COMPARISON</w:t>
            </w:r>
            <w:r>
              <w:rPr>
                <w:sz w:val="28"/>
                <w:szCs w:val="28"/>
              </w:rPr>
              <w:t>.</w:t>
            </w:r>
          </w:p>
        </w:tc>
        <w:tc>
          <w:tcPr>
            <w:tcW w:w="3006" w:type="dxa"/>
          </w:tcPr>
          <w:p w14:paraId="0C16CF01" w14:textId="77777777" w:rsidR="00C368F7" w:rsidRDefault="00C368F7" w:rsidP="00C368F7">
            <w:pPr>
              <w:jc w:val="center"/>
              <w:rPr>
                <w:sz w:val="36"/>
                <w:szCs w:val="36"/>
              </w:rPr>
            </w:pPr>
          </w:p>
        </w:tc>
      </w:tr>
    </w:tbl>
    <w:p w14:paraId="2066A1C7" w14:textId="77777777" w:rsidR="007868FC" w:rsidRDefault="007868FC" w:rsidP="007868FC">
      <w:pPr>
        <w:rPr>
          <w:sz w:val="36"/>
          <w:szCs w:val="36"/>
        </w:rPr>
      </w:pPr>
    </w:p>
    <w:p w14:paraId="1D6D3582" w14:textId="62D4D70E" w:rsidR="007868FC" w:rsidRDefault="007868FC" w:rsidP="007868FC">
      <w:pPr>
        <w:ind w:firstLine="720"/>
        <w:rPr>
          <w:sz w:val="36"/>
          <w:szCs w:val="36"/>
        </w:rPr>
      </w:pPr>
    </w:p>
    <w:p w14:paraId="221117F7" w14:textId="01AA8429" w:rsidR="007868FC" w:rsidRPr="007868FC" w:rsidRDefault="007868FC" w:rsidP="007868FC">
      <w:pPr>
        <w:tabs>
          <w:tab w:val="left" w:pos="783"/>
        </w:tabs>
        <w:rPr>
          <w:sz w:val="36"/>
          <w:szCs w:val="36"/>
        </w:rPr>
        <w:sectPr w:rsidR="007868FC" w:rsidRPr="007868FC">
          <w:footerReference w:type="default" r:id="rId16"/>
          <w:pgSz w:w="11907" w:h="16839"/>
          <w:pgMar w:top="1440" w:right="1440" w:bottom="1440" w:left="1440" w:header="708" w:footer="708" w:gutter="0"/>
          <w:pgNumType w:start="7"/>
          <w:cols w:space="720"/>
        </w:sectPr>
      </w:pPr>
      <w:r>
        <w:rPr>
          <w:sz w:val="36"/>
          <w:szCs w:val="36"/>
        </w:rPr>
        <w:tab/>
      </w:r>
    </w:p>
    <w:p w14:paraId="63BFCC68" w14:textId="4D956820" w:rsidR="004849C2" w:rsidRDefault="00812343">
      <w:pPr>
        <w:jc w:val="center"/>
        <w:rPr>
          <w:b/>
          <w:bCs/>
          <w:sz w:val="36"/>
          <w:szCs w:val="36"/>
        </w:rPr>
      </w:pPr>
      <w:r>
        <w:rPr>
          <w:noProof/>
          <w:lang w:val="en-IN"/>
        </w:rPr>
        <w:lastRenderedPageBreak/>
        <w:drawing>
          <wp:anchor distT="0" distB="0" distL="0" distR="0" simplePos="0" relativeHeight="251709440" behindDoc="0" locked="0" layoutInCell="1" allowOverlap="1" wp14:anchorId="051E815C" wp14:editId="77C86A46">
            <wp:simplePos x="0" y="0"/>
            <wp:positionH relativeFrom="margin">
              <wp:posOffset>2510155</wp:posOffset>
            </wp:positionH>
            <wp:positionV relativeFrom="paragraph">
              <wp:posOffset>351155</wp:posOffset>
            </wp:positionV>
            <wp:extent cx="1746885" cy="871220"/>
            <wp:effectExtent l="0" t="0" r="5715" b="5080"/>
            <wp:wrapTopAndBottom/>
            <wp:docPr id="6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17" cstate="print"/>
                    <a:stretch>
                      <a:fillRect/>
                    </a:stretch>
                  </pic:blipFill>
                  <pic:spPr>
                    <a:xfrm>
                      <a:off x="0" y="0"/>
                      <a:ext cx="1746885" cy="871220"/>
                    </a:xfrm>
                    <a:prstGeom prst="rect">
                      <a:avLst/>
                    </a:prstGeom>
                  </pic:spPr>
                </pic:pic>
              </a:graphicData>
            </a:graphic>
          </wp:anchor>
        </w:drawing>
      </w:r>
      <w:r w:rsidRPr="00812343">
        <w:rPr>
          <w:b/>
          <w:bCs/>
          <w:sz w:val="36"/>
          <w:szCs w:val="36"/>
        </w:rPr>
        <w:t>CENTRE PROFILE</w:t>
      </w:r>
    </w:p>
    <w:p w14:paraId="4AE11D19" w14:textId="07CB1924" w:rsidR="00812343" w:rsidRPr="00812343" w:rsidRDefault="00812343">
      <w:pPr>
        <w:jc w:val="center"/>
        <w:rPr>
          <w:b/>
          <w:bCs/>
          <w:sz w:val="40"/>
          <w:szCs w:val="40"/>
          <w:u w:val="single"/>
        </w:rPr>
      </w:pPr>
    </w:p>
    <w:p w14:paraId="0F7928DB" w14:textId="77777777" w:rsidR="008D377B" w:rsidRPr="008D377B" w:rsidRDefault="008D377B" w:rsidP="008D377B">
      <w:pPr>
        <w:pStyle w:val="Heading5"/>
        <w:keepNext w:val="0"/>
        <w:keepLines w:val="0"/>
        <w:widowControl w:val="0"/>
        <w:autoSpaceDE w:val="0"/>
        <w:autoSpaceDN w:val="0"/>
        <w:spacing w:before="9"/>
        <w:rPr>
          <w:b w:val="0"/>
          <w:bCs/>
          <w:sz w:val="28"/>
          <w:szCs w:val="28"/>
        </w:rPr>
      </w:pPr>
      <w:r w:rsidRPr="008D377B">
        <w:rPr>
          <w:bCs/>
          <w:sz w:val="28"/>
          <w:szCs w:val="28"/>
        </w:rPr>
        <w:t>About</w:t>
      </w:r>
    </w:p>
    <w:p w14:paraId="36210518" w14:textId="77777777" w:rsidR="008D377B" w:rsidRPr="001B523D" w:rsidRDefault="008D377B" w:rsidP="008D377B">
      <w:pPr>
        <w:pStyle w:val="BodyText"/>
        <w:spacing w:before="157" w:line="360" w:lineRule="auto"/>
        <w:ind w:right="633"/>
        <w:jc w:val="both"/>
      </w:pPr>
      <w:r w:rsidRPr="001B523D">
        <w:t xml:space="preserve">The </w:t>
      </w:r>
      <w:r w:rsidRPr="001B523D">
        <w:rPr>
          <w:b/>
        </w:rPr>
        <w:t>“Centre for Incubation, Innovation, Research and Consultancy” (CIIRC</w:t>
      </w:r>
      <w:r w:rsidRPr="001B523D">
        <w:rPr>
          <w:b/>
          <w:position w:val="8"/>
        </w:rPr>
        <w:t>®</w:t>
      </w:r>
      <w:r w:rsidRPr="001B523D">
        <w:rPr>
          <w:b/>
        </w:rPr>
        <w:t>)</w:t>
      </w:r>
      <w:r w:rsidRPr="001B523D">
        <w:t xml:space="preserve">, is a joint initiative between Sri Sringeri Sharada </w:t>
      </w:r>
      <w:proofErr w:type="spellStart"/>
      <w:r w:rsidRPr="001B523D">
        <w:t>Peetham</w:t>
      </w:r>
      <w:proofErr w:type="spellEnd"/>
      <w:r w:rsidRPr="001B523D">
        <w:t xml:space="preserve">, Sringeri and </w:t>
      </w:r>
      <w:proofErr w:type="spellStart"/>
      <w:r w:rsidRPr="001B523D">
        <w:t>Jyothy</w:t>
      </w:r>
      <w:proofErr w:type="spellEnd"/>
      <w:r w:rsidRPr="001B523D">
        <w:t xml:space="preserve"> Institute of Technology (JIT), Bengaluru. CIIRC</w:t>
      </w:r>
      <w:r w:rsidRPr="001B523D">
        <w:rPr>
          <w:vertAlign w:val="superscript"/>
        </w:rPr>
        <w:t>®</w:t>
      </w:r>
      <w:r w:rsidRPr="001B523D">
        <w:t xml:space="preserve"> has emerged with a promise of ushering a new philosophy by bringing for the first time on the same platform the diverse components of science, engineering, business orientation and skill development with emphasis on innovation, incubation and research leading to successful entrepreneurship. The understanding of all these three aspects thus forms the core of academic &amp;research erudition at CIIRC, JIT and market research alongside business planning forms the basis of the enterprise component. The essential outcome of any academic pursuit apart from imparting knowledge should be to enable the students to become readily employable or create their own industry, firms or enterprises. Hence an IEDC </w:t>
      </w:r>
      <w:proofErr w:type="spellStart"/>
      <w:r w:rsidRPr="001B523D">
        <w:t>centre</w:t>
      </w:r>
      <w:proofErr w:type="spellEnd"/>
      <w:r w:rsidRPr="001B523D">
        <w:t xml:space="preserve"> has </w:t>
      </w:r>
      <w:proofErr w:type="gramStart"/>
      <w:r w:rsidRPr="001B523D">
        <w:t>been  established</w:t>
      </w:r>
      <w:proofErr w:type="gramEnd"/>
      <w:r w:rsidRPr="001B523D">
        <w:t xml:space="preserve"> to nurture and hone the skills of the budding entrepreneurs. CIIRC being a multidisciplinary research </w:t>
      </w:r>
      <w:proofErr w:type="spellStart"/>
      <w:r w:rsidRPr="001B523D">
        <w:t>centre</w:t>
      </w:r>
      <w:proofErr w:type="spellEnd"/>
      <w:r w:rsidRPr="001B523D">
        <w:t xml:space="preserve"> aims to bring together complementary streams of activities for the benefit of</w:t>
      </w:r>
      <w:r w:rsidRPr="001B523D">
        <w:rPr>
          <w:spacing w:val="-5"/>
        </w:rPr>
        <w:t xml:space="preserve"> </w:t>
      </w:r>
      <w:r w:rsidRPr="001B523D">
        <w:t>society.</w:t>
      </w:r>
    </w:p>
    <w:p w14:paraId="2BCD31A7" w14:textId="77777777" w:rsidR="008D377B" w:rsidRPr="001B523D" w:rsidRDefault="008D377B" w:rsidP="008D377B">
      <w:pPr>
        <w:pStyle w:val="Heading5"/>
        <w:keepNext w:val="0"/>
        <w:keepLines w:val="0"/>
        <w:widowControl w:val="0"/>
        <w:autoSpaceDE w:val="0"/>
        <w:autoSpaceDN w:val="0"/>
        <w:spacing w:before="0"/>
        <w:jc w:val="both"/>
        <w:rPr>
          <w:b w:val="0"/>
          <w:bCs/>
          <w:sz w:val="24"/>
          <w:szCs w:val="24"/>
        </w:rPr>
      </w:pPr>
      <w:r w:rsidRPr="001B523D">
        <w:rPr>
          <w:bCs/>
          <w:sz w:val="24"/>
          <w:szCs w:val="24"/>
        </w:rPr>
        <w:t>Director’s Message</w:t>
      </w:r>
    </w:p>
    <w:p w14:paraId="79F69587" w14:textId="77777777" w:rsidR="008D377B" w:rsidRPr="001B523D" w:rsidRDefault="008D377B" w:rsidP="008D377B">
      <w:pPr>
        <w:pStyle w:val="BodyText"/>
        <w:spacing w:before="90" w:line="360" w:lineRule="auto"/>
        <w:ind w:right="630"/>
        <w:jc w:val="both"/>
      </w:pPr>
      <w:r w:rsidRPr="001B523D">
        <w:t xml:space="preserve">From times immemorial teaching and research have been an indispensable activity and today is becoming increasingly multidisciplinary in nature. Technological advances in every stream the world over, cultures are increasingly starting to interact with one another. </w:t>
      </w:r>
      <w:proofErr w:type="gramStart"/>
      <w:r w:rsidRPr="001B523D">
        <w:t>Also</w:t>
      </w:r>
      <w:proofErr w:type="gramEnd"/>
      <w:r w:rsidRPr="001B523D">
        <w:t xml:space="preserve"> significant social and political changes are currently under way and there is tremendous potential for global teaching and research, free of ideologies, to engage in peaceful activity for the benefit of mankind. Globalization of media has shown mankind the potential possibilities available with modern society and has made them desire improvements in their quality of life. Such desires and needs can only be met on a global scale</w:t>
      </w:r>
      <w:r w:rsidRPr="001B523D">
        <w:rPr>
          <w:spacing w:val="10"/>
        </w:rPr>
        <w:t xml:space="preserve"> </w:t>
      </w:r>
      <w:r w:rsidRPr="001B523D">
        <w:t>when</w:t>
      </w:r>
      <w:r w:rsidRPr="001B523D">
        <w:rPr>
          <w:spacing w:val="11"/>
        </w:rPr>
        <w:t xml:space="preserve"> </w:t>
      </w:r>
      <w:r w:rsidRPr="001B523D">
        <w:t>a</w:t>
      </w:r>
      <w:r w:rsidRPr="001B523D">
        <w:rPr>
          <w:spacing w:val="10"/>
        </w:rPr>
        <w:t xml:space="preserve"> </w:t>
      </w:r>
      <w:r w:rsidRPr="001B523D">
        <w:t>new</w:t>
      </w:r>
      <w:r w:rsidRPr="001B523D">
        <w:rPr>
          <w:spacing w:val="11"/>
        </w:rPr>
        <w:t xml:space="preserve"> </w:t>
      </w:r>
      <w:r w:rsidRPr="001B523D">
        <w:t>class</w:t>
      </w:r>
      <w:r w:rsidRPr="001B523D">
        <w:rPr>
          <w:spacing w:val="13"/>
        </w:rPr>
        <w:t xml:space="preserve"> </w:t>
      </w:r>
      <w:r w:rsidRPr="001B523D">
        <w:t>of</w:t>
      </w:r>
      <w:r w:rsidRPr="001B523D">
        <w:rPr>
          <w:spacing w:val="10"/>
        </w:rPr>
        <w:t xml:space="preserve"> </w:t>
      </w:r>
      <w:r w:rsidRPr="001B523D">
        <w:t>academicians</w:t>
      </w:r>
      <w:r w:rsidRPr="001B523D">
        <w:rPr>
          <w:spacing w:val="14"/>
        </w:rPr>
        <w:t xml:space="preserve"> </w:t>
      </w:r>
      <w:r w:rsidRPr="001B523D">
        <w:t>and</w:t>
      </w:r>
      <w:r w:rsidRPr="001B523D">
        <w:rPr>
          <w:spacing w:val="11"/>
        </w:rPr>
        <w:t xml:space="preserve"> </w:t>
      </w:r>
      <w:r w:rsidRPr="001B523D">
        <w:t>professionals</w:t>
      </w:r>
      <w:r w:rsidRPr="001B523D">
        <w:rPr>
          <w:spacing w:val="12"/>
        </w:rPr>
        <w:t xml:space="preserve"> </w:t>
      </w:r>
      <w:r w:rsidRPr="001B523D">
        <w:t>come</w:t>
      </w:r>
      <w:r w:rsidRPr="001B523D">
        <w:rPr>
          <w:spacing w:val="12"/>
        </w:rPr>
        <w:t xml:space="preserve"> </w:t>
      </w:r>
      <w:r w:rsidRPr="001B523D">
        <w:t>prepared</w:t>
      </w:r>
      <w:r w:rsidRPr="001B523D">
        <w:rPr>
          <w:spacing w:val="18"/>
        </w:rPr>
        <w:t xml:space="preserve"> </w:t>
      </w:r>
      <w:r w:rsidRPr="001B523D">
        <w:t>with</w:t>
      </w:r>
      <w:r w:rsidRPr="001B523D">
        <w:rPr>
          <w:spacing w:val="11"/>
        </w:rPr>
        <w:t xml:space="preserve"> </w:t>
      </w:r>
      <w:r w:rsidRPr="001B523D">
        <w:t>multitude of skills, insight, more perspective, better analytical, creative skills and willingness to adapt to new and changing conditions. Such competencies are critical, as we have transcended into the new millennium.</w:t>
      </w:r>
    </w:p>
    <w:p w14:paraId="03D34F49" w14:textId="77777777" w:rsidR="008D377B" w:rsidRPr="001B523D" w:rsidRDefault="008D377B" w:rsidP="008D377B">
      <w:pPr>
        <w:pStyle w:val="BodyText"/>
        <w:spacing w:line="360" w:lineRule="auto"/>
        <w:ind w:right="629"/>
        <w:jc w:val="both"/>
      </w:pPr>
      <w:r w:rsidRPr="001B523D">
        <w:t xml:space="preserve">Academicians, students and professionals with cross cultural sensitivity, skills </w:t>
      </w:r>
      <w:proofErr w:type="gramStart"/>
      <w:r w:rsidRPr="001B523D">
        <w:t>and  a</w:t>
      </w:r>
      <w:proofErr w:type="gramEnd"/>
      <w:r w:rsidRPr="001B523D">
        <w:t xml:space="preserve"> broad base of knowledge would be in significant demand in the coming decade, the need would be to empower them with such skills (required for teaching and active research) so that they would be able to effectively contribute to the growth of new economies.</w:t>
      </w:r>
      <w:r w:rsidRPr="008D377B">
        <w:rPr>
          <w:sz w:val="28"/>
          <w:szCs w:val="28"/>
        </w:rPr>
        <w:t xml:space="preserve"> </w:t>
      </w:r>
      <w:r w:rsidRPr="001B523D">
        <w:t xml:space="preserve">The Centre for Incubation, Innovation, Research &amp; </w:t>
      </w:r>
      <w:r w:rsidRPr="001B523D">
        <w:lastRenderedPageBreak/>
        <w:t xml:space="preserve">Consultancy addresses the same by promoting new and advanced technologies by establishing </w:t>
      </w:r>
      <w:proofErr w:type="gramStart"/>
      <w:r w:rsidRPr="001B523D">
        <w:t>centers’</w:t>
      </w:r>
      <w:proofErr w:type="gramEnd"/>
      <w:r w:rsidRPr="001B523D">
        <w:t xml:space="preserve"> of excellence jointly with support from various agencies in diverse domains of science and</w:t>
      </w:r>
      <w:r w:rsidRPr="001B523D">
        <w:rPr>
          <w:spacing w:val="-7"/>
        </w:rPr>
        <w:t xml:space="preserve"> </w:t>
      </w:r>
      <w:r w:rsidRPr="001B523D">
        <w:t>technology.</w:t>
      </w:r>
    </w:p>
    <w:p w14:paraId="5C956515" w14:textId="77777777" w:rsidR="008D377B" w:rsidRPr="001B523D" w:rsidRDefault="008D377B" w:rsidP="008D377B">
      <w:pPr>
        <w:pStyle w:val="BodyText"/>
        <w:spacing w:line="360" w:lineRule="auto"/>
        <w:ind w:right="629"/>
        <w:jc w:val="both"/>
      </w:pPr>
    </w:p>
    <w:p w14:paraId="6A53ADFE" w14:textId="77777777" w:rsidR="008D377B" w:rsidRPr="001B523D" w:rsidRDefault="008D377B" w:rsidP="008D377B">
      <w:pPr>
        <w:pStyle w:val="Heading5"/>
        <w:keepNext w:val="0"/>
        <w:keepLines w:val="0"/>
        <w:widowControl w:val="0"/>
        <w:autoSpaceDE w:val="0"/>
        <w:autoSpaceDN w:val="0"/>
        <w:spacing w:before="0"/>
        <w:jc w:val="both"/>
        <w:rPr>
          <w:b w:val="0"/>
          <w:bCs/>
          <w:sz w:val="24"/>
          <w:szCs w:val="24"/>
        </w:rPr>
      </w:pPr>
      <w:r w:rsidRPr="001B523D">
        <w:rPr>
          <w:bCs/>
          <w:sz w:val="24"/>
          <w:szCs w:val="24"/>
        </w:rPr>
        <w:t>Our research domains</w:t>
      </w:r>
    </w:p>
    <w:p w14:paraId="2746E189" w14:textId="77777777" w:rsidR="008D377B" w:rsidRPr="001B523D" w:rsidRDefault="008D377B" w:rsidP="008D377B">
      <w:pPr>
        <w:pStyle w:val="BodyText"/>
        <w:spacing w:before="162" w:line="360" w:lineRule="auto"/>
        <w:ind w:right="637"/>
        <w:jc w:val="both"/>
      </w:pPr>
      <w:r w:rsidRPr="001B523D">
        <w:t>The domains envisaged at CIIRC are Water, Health, Energy, Environment, Agriculture, Food, and Homeland Security addressing societal and environmental needs. Towards this, a platonic relationship is being built up with a number of companies and institutions within the country and outside India.</w:t>
      </w:r>
    </w:p>
    <w:p w14:paraId="65470CB3" w14:textId="77777777" w:rsidR="008D377B" w:rsidRPr="001B523D" w:rsidRDefault="008D377B" w:rsidP="008D377B">
      <w:pPr>
        <w:pStyle w:val="Heading5"/>
        <w:keepNext w:val="0"/>
        <w:keepLines w:val="0"/>
        <w:widowControl w:val="0"/>
        <w:autoSpaceDE w:val="0"/>
        <w:autoSpaceDN w:val="0"/>
        <w:spacing w:before="0"/>
        <w:jc w:val="both"/>
        <w:rPr>
          <w:b w:val="0"/>
          <w:bCs/>
          <w:sz w:val="24"/>
          <w:szCs w:val="24"/>
        </w:rPr>
      </w:pPr>
      <w:r w:rsidRPr="001B523D">
        <w:rPr>
          <w:bCs/>
          <w:sz w:val="24"/>
          <w:szCs w:val="24"/>
        </w:rPr>
        <w:t>Our labs</w:t>
      </w:r>
    </w:p>
    <w:p w14:paraId="71BF1740"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59"/>
        <w:ind w:hanging="361"/>
        <w:contextualSpacing w:val="0"/>
        <w:rPr>
          <w:sz w:val="24"/>
          <w:szCs w:val="24"/>
        </w:rPr>
      </w:pPr>
      <w:r w:rsidRPr="001B523D">
        <w:rPr>
          <w:sz w:val="24"/>
          <w:szCs w:val="24"/>
        </w:rPr>
        <w:t>Sophisticated Instrumentation</w:t>
      </w:r>
      <w:r w:rsidRPr="001B523D">
        <w:rPr>
          <w:spacing w:val="2"/>
          <w:sz w:val="24"/>
          <w:szCs w:val="24"/>
        </w:rPr>
        <w:t xml:space="preserve"> </w:t>
      </w:r>
      <w:r w:rsidRPr="001B523D">
        <w:rPr>
          <w:sz w:val="24"/>
          <w:szCs w:val="24"/>
        </w:rPr>
        <w:t>Facility</w:t>
      </w:r>
    </w:p>
    <w:p w14:paraId="4AEBE57D"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Ancient Indian Science and Technology</w:t>
      </w:r>
    </w:p>
    <w:p w14:paraId="56CFD456"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Affordable Medical Devices &amp;</w:t>
      </w:r>
      <w:r w:rsidRPr="001B523D">
        <w:rPr>
          <w:spacing w:val="-2"/>
          <w:sz w:val="24"/>
          <w:szCs w:val="24"/>
        </w:rPr>
        <w:t xml:space="preserve"> </w:t>
      </w:r>
      <w:r w:rsidRPr="001B523D">
        <w:rPr>
          <w:sz w:val="24"/>
          <w:szCs w:val="24"/>
        </w:rPr>
        <w:t>Sensors</w:t>
      </w:r>
    </w:p>
    <w:p w14:paraId="7E11BE9B"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6"/>
        <w:ind w:hanging="361"/>
        <w:contextualSpacing w:val="0"/>
        <w:rPr>
          <w:sz w:val="24"/>
          <w:szCs w:val="24"/>
        </w:rPr>
      </w:pPr>
      <w:r w:rsidRPr="001B523D">
        <w:rPr>
          <w:sz w:val="24"/>
          <w:szCs w:val="24"/>
        </w:rPr>
        <w:t>Autonomous</w:t>
      </w:r>
      <w:r w:rsidRPr="001B523D">
        <w:rPr>
          <w:spacing w:val="-1"/>
          <w:sz w:val="24"/>
          <w:szCs w:val="24"/>
        </w:rPr>
        <w:t xml:space="preserve"> </w:t>
      </w:r>
      <w:r w:rsidRPr="001B523D">
        <w:rPr>
          <w:sz w:val="24"/>
          <w:szCs w:val="24"/>
        </w:rPr>
        <w:t>Systems</w:t>
      </w:r>
    </w:p>
    <w:p w14:paraId="09CA3892"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5"/>
        <w:ind w:hanging="361"/>
        <w:contextualSpacing w:val="0"/>
        <w:rPr>
          <w:sz w:val="24"/>
          <w:szCs w:val="24"/>
        </w:rPr>
      </w:pPr>
      <w:r w:rsidRPr="001B523D">
        <w:rPr>
          <w:sz w:val="24"/>
          <w:szCs w:val="24"/>
        </w:rPr>
        <w:t>Biopolymers and Bio-composites</w:t>
      </w:r>
    </w:p>
    <w:p w14:paraId="2DE9010C"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9"/>
        <w:ind w:hanging="361"/>
        <w:contextualSpacing w:val="0"/>
        <w:rPr>
          <w:sz w:val="24"/>
          <w:szCs w:val="24"/>
        </w:rPr>
      </w:pPr>
      <w:r w:rsidRPr="001B523D">
        <w:rPr>
          <w:sz w:val="24"/>
          <w:szCs w:val="24"/>
        </w:rPr>
        <w:t>Cell and Molecular</w:t>
      </w:r>
      <w:r w:rsidRPr="001B523D">
        <w:rPr>
          <w:spacing w:val="-4"/>
          <w:sz w:val="24"/>
          <w:szCs w:val="24"/>
        </w:rPr>
        <w:t xml:space="preserve"> </w:t>
      </w:r>
      <w:r w:rsidRPr="001B523D">
        <w:rPr>
          <w:sz w:val="24"/>
          <w:szCs w:val="24"/>
        </w:rPr>
        <w:t>Biology</w:t>
      </w:r>
    </w:p>
    <w:p w14:paraId="5ED9F230"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6"/>
        <w:ind w:hanging="361"/>
        <w:contextualSpacing w:val="0"/>
        <w:rPr>
          <w:sz w:val="24"/>
          <w:szCs w:val="24"/>
        </w:rPr>
      </w:pPr>
      <w:r w:rsidRPr="001B523D">
        <w:rPr>
          <w:sz w:val="24"/>
          <w:szCs w:val="24"/>
        </w:rPr>
        <w:t>Construction</w:t>
      </w:r>
      <w:r w:rsidRPr="001B523D">
        <w:rPr>
          <w:spacing w:val="-1"/>
          <w:sz w:val="24"/>
          <w:szCs w:val="24"/>
        </w:rPr>
        <w:t xml:space="preserve"> </w:t>
      </w:r>
      <w:r w:rsidRPr="001B523D">
        <w:rPr>
          <w:sz w:val="24"/>
          <w:szCs w:val="24"/>
        </w:rPr>
        <w:t>Technology</w:t>
      </w:r>
    </w:p>
    <w:p w14:paraId="6A2D0A8E"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Computational Engineering</w:t>
      </w:r>
    </w:p>
    <w:p w14:paraId="5CFAD1BC"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3"/>
        <w:ind w:hanging="361"/>
        <w:contextualSpacing w:val="0"/>
        <w:rPr>
          <w:sz w:val="24"/>
          <w:szCs w:val="24"/>
        </w:rPr>
      </w:pPr>
      <w:r w:rsidRPr="001B523D">
        <w:rPr>
          <w:sz w:val="24"/>
          <w:szCs w:val="24"/>
        </w:rPr>
        <w:t>Energy</w:t>
      </w:r>
    </w:p>
    <w:p w14:paraId="1D4D0592"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Environment</w:t>
      </w:r>
    </w:p>
    <w:p w14:paraId="2EDB7793"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Food</w:t>
      </w:r>
      <w:r w:rsidRPr="001B523D">
        <w:rPr>
          <w:spacing w:val="-1"/>
          <w:sz w:val="24"/>
          <w:szCs w:val="24"/>
        </w:rPr>
        <w:t xml:space="preserve"> </w:t>
      </w:r>
      <w:r w:rsidRPr="001B523D">
        <w:rPr>
          <w:sz w:val="24"/>
          <w:szCs w:val="24"/>
        </w:rPr>
        <w:t>Technology</w:t>
      </w:r>
    </w:p>
    <w:p w14:paraId="34870B75"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3"/>
        <w:ind w:hanging="361"/>
        <w:contextualSpacing w:val="0"/>
        <w:rPr>
          <w:sz w:val="24"/>
          <w:szCs w:val="24"/>
        </w:rPr>
      </w:pPr>
      <w:r w:rsidRPr="001B523D">
        <w:rPr>
          <w:sz w:val="24"/>
          <w:szCs w:val="24"/>
        </w:rPr>
        <w:t>Nano</w:t>
      </w:r>
      <w:r w:rsidRPr="001B523D">
        <w:rPr>
          <w:spacing w:val="-2"/>
          <w:sz w:val="24"/>
          <w:szCs w:val="24"/>
        </w:rPr>
        <w:t xml:space="preserve"> </w:t>
      </w:r>
      <w:r w:rsidRPr="001B523D">
        <w:rPr>
          <w:sz w:val="24"/>
          <w:szCs w:val="24"/>
        </w:rPr>
        <w:t>Bio-technology</w:t>
      </w:r>
    </w:p>
    <w:p w14:paraId="3BCF652A"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Nano sciences and</w:t>
      </w:r>
      <w:r w:rsidRPr="001B523D">
        <w:rPr>
          <w:spacing w:val="-1"/>
          <w:sz w:val="24"/>
          <w:szCs w:val="24"/>
        </w:rPr>
        <w:t xml:space="preserve"> </w:t>
      </w:r>
      <w:r w:rsidRPr="001B523D">
        <w:rPr>
          <w:sz w:val="24"/>
          <w:szCs w:val="24"/>
        </w:rPr>
        <w:t>Engineering</w:t>
      </w:r>
    </w:p>
    <w:p w14:paraId="1E68D80C"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Plant and Microbial Technology</w:t>
      </w:r>
    </w:p>
    <w:p w14:paraId="37350B64" w14:textId="77777777" w:rsidR="008D377B" w:rsidRPr="001B523D" w:rsidRDefault="008D377B" w:rsidP="008D377B">
      <w:pPr>
        <w:pStyle w:val="ListParagraph"/>
        <w:widowControl w:val="0"/>
        <w:numPr>
          <w:ilvl w:val="0"/>
          <w:numId w:val="19"/>
        </w:numPr>
        <w:tabs>
          <w:tab w:val="left" w:pos="837"/>
          <w:tab w:val="left" w:pos="839"/>
        </w:tabs>
        <w:autoSpaceDE w:val="0"/>
        <w:autoSpaceDN w:val="0"/>
        <w:ind w:hanging="361"/>
        <w:contextualSpacing w:val="0"/>
        <w:rPr>
          <w:sz w:val="24"/>
          <w:szCs w:val="24"/>
        </w:rPr>
      </w:pPr>
      <w:r w:rsidRPr="001B523D">
        <w:rPr>
          <w:sz w:val="24"/>
          <w:szCs w:val="24"/>
        </w:rPr>
        <w:t>Remote</w:t>
      </w:r>
      <w:r w:rsidRPr="001B523D">
        <w:rPr>
          <w:spacing w:val="-4"/>
          <w:sz w:val="24"/>
          <w:szCs w:val="24"/>
        </w:rPr>
        <w:t xml:space="preserve"> </w:t>
      </w:r>
      <w:r w:rsidRPr="001B523D">
        <w:rPr>
          <w:sz w:val="24"/>
          <w:szCs w:val="24"/>
        </w:rPr>
        <w:t>Sensing</w:t>
      </w:r>
    </w:p>
    <w:p w14:paraId="0902DCAA"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Surfaces &amp;</w:t>
      </w:r>
      <w:r w:rsidRPr="001B523D">
        <w:rPr>
          <w:spacing w:val="4"/>
          <w:sz w:val="24"/>
          <w:szCs w:val="24"/>
        </w:rPr>
        <w:t xml:space="preserve"> </w:t>
      </w:r>
      <w:r w:rsidRPr="001B523D">
        <w:rPr>
          <w:sz w:val="24"/>
          <w:szCs w:val="24"/>
        </w:rPr>
        <w:t>Interfaces</w:t>
      </w:r>
    </w:p>
    <w:p w14:paraId="4DD8175C"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Tribology &amp; Thermal</w:t>
      </w:r>
      <w:r w:rsidRPr="001B523D">
        <w:rPr>
          <w:spacing w:val="-4"/>
          <w:sz w:val="24"/>
          <w:szCs w:val="24"/>
        </w:rPr>
        <w:t xml:space="preserve"> </w:t>
      </w:r>
      <w:r w:rsidRPr="001B523D">
        <w:rPr>
          <w:sz w:val="24"/>
          <w:szCs w:val="24"/>
        </w:rPr>
        <w:t>Engineering</w:t>
      </w:r>
    </w:p>
    <w:p w14:paraId="760507B3"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3"/>
        <w:ind w:hanging="361"/>
        <w:contextualSpacing w:val="0"/>
        <w:rPr>
          <w:sz w:val="24"/>
          <w:szCs w:val="24"/>
        </w:rPr>
      </w:pPr>
      <w:r w:rsidRPr="001B523D">
        <w:rPr>
          <w:sz w:val="24"/>
          <w:szCs w:val="24"/>
        </w:rPr>
        <w:t>Water</w:t>
      </w:r>
    </w:p>
    <w:p w14:paraId="3A0551B8" w14:textId="77777777" w:rsidR="008D377B" w:rsidRPr="001B523D" w:rsidRDefault="008D377B" w:rsidP="008D377B">
      <w:pPr>
        <w:pStyle w:val="ListParagraph"/>
        <w:widowControl w:val="0"/>
        <w:numPr>
          <w:ilvl w:val="0"/>
          <w:numId w:val="19"/>
        </w:numPr>
        <w:tabs>
          <w:tab w:val="left" w:pos="837"/>
          <w:tab w:val="left" w:pos="839"/>
        </w:tabs>
        <w:autoSpaceDE w:val="0"/>
        <w:autoSpaceDN w:val="0"/>
        <w:spacing w:before="138"/>
        <w:ind w:hanging="361"/>
        <w:contextualSpacing w:val="0"/>
        <w:rPr>
          <w:sz w:val="24"/>
          <w:szCs w:val="24"/>
        </w:rPr>
      </w:pPr>
      <w:r w:rsidRPr="001B523D">
        <w:rPr>
          <w:sz w:val="24"/>
          <w:szCs w:val="24"/>
        </w:rPr>
        <w:t>Innovation and Entrepreneurship Development</w:t>
      </w:r>
      <w:r w:rsidRPr="001B523D">
        <w:rPr>
          <w:spacing w:val="1"/>
          <w:sz w:val="24"/>
          <w:szCs w:val="24"/>
        </w:rPr>
        <w:t xml:space="preserve"> </w:t>
      </w:r>
      <w:r w:rsidRPr="001B523D">
        <w:rPr>
          <w:sz w:val="24"/>
          <w:szCs w:val="24"/>
        </w:rPr>
        <w:t>Centre</w:t>
      </w:r>
    </w:p>
    <w:p w14:paraId="791CC4B3" w14:textId="77777777" w:rsidR="008D377B" w:rsidRPr="001B523D" w:rsidRDefault="008D377B" w:rsidP="008D377B">
      <w:pPr>
        <w:pStyle w:val="BodyText"/>
        <w:spacing w:line="360" w:lineRule="auto"/>
        <w:ind w:right="637"/>
        <w:jc w:val="both"/>
      </w:pPr>
    </w:p>
    <w:p w14:paraId="5FB30475" w14:textId="77777777" w:rsidR="008D377B" w:rsidRPr="001B523D" w:rsidRDefault="008D377B" w:rsidP="008D377B">
      <w:pPr>
        <w:pStyle w:val="BodyText"/>
        <w:spacing w:line="360" w:lineRule="auto"/>
        <w:ind w:right="637"/>
        <w:jc w:val="both"/>
      </w:pPr>
      <w:r w:rsidRPr="001B523D">
        <w:t xml:space="preserve">The Centre is equipped with sophisticated instruments such as SEM, XRD, HPLC, DSC, TGA, FT-IR, </w:t>
      </w:r>
      <w:proofErr w:type="spellStart"/>
      <w:r w:rsidRPr="001B523D">
        <w:t>Lyophiliser</w:t>
      </w:r>
      <w:proofErr w:type="spellEnd"/>
      <w:r w:rsidRPr="001B523D">
        <w:t>, GC, Electrochemical Workstations, PCR, BSC–L2, ELISA and others.</w:t>
      </w:r>
    </w:p>
    <w:p w14:paraId="71BED90A" w14:textId="77777777" w:rsidR="008D377B" w:rsidRPr="001B523D" w:rsidRDefault="008D377B" w:rsidP="008D377B">
      <w:pPr>
        <w:pStyle w:val="BodyText"/>
        <w:spacing w:line="360" w:lineRule="auto"/>
        <w:ind w:right="630"/>
        <w:jc w:val="both"/>
      </w:pPr>
      <w:r w:rsidRPr="001B523D">
        <w:t xml:space="preserve">A qualified group of 70 faculty-researchers consisting of 35 doctorates and 25 Master’s from premier institutes has been set up to support the </w:t>
      </w:r>
      <w:proofErr w:type="spellStart"/>
      <w:r w:rsidRPr="001B523D">
        <w:t>centre</w:t>
      </w:r>
      <w:proofErr w:type="spellEnd"/>
      <w:r w:rsidRPr="001B523D">
        <w:t xml:space="preserve"> considering that the coming decade shall be driven by </w:t>
      </w:r>
      <w:proofErr w:type="gramStart"/>
      <w:r w:rsidRPr="001B523D">
        <w:t>knowledge based</w:t>
      </w:r>
      <w:proofErr w:type="gramEnd"/>
      <w:r w:rsidRPr="001B523D">
        <w:t xml:space="preserve"> economies. Research at CIIRC is wide ranging with a blend of scientists and engineers contributing towards the development of novel technologies that are efficient, innovative and sustainable for civil, military and societal applications. Faculty-Researchers at CIIRC have the </w:t>
      </w:r>
      <w:r w:rsidRPr="001B523D">
        <w:lastRenderedPageBreak/>
        <w:t>experience of successfully executing several funded projects in the past espoused by leading agencies like DST, MNRE, DOS, DAE, AR &amp; DB, NRB, DRDO, PSU, KSCST, Vision Group on Science and Technology (VGST)-GOK and others supported by numerous patent</w:t>
      </w:r>
      <w:r w:rsidRPr="001B523D">
        <w:rPr>
          <w:spacing w:val="-11"/>
        </w:rPr>
        <w:t xml:space="preserve"> </w:t>
      </w:r>
      <w:r w:rsidRPr="001B523D">
        <w:t>filings.</w:t>
      </w:r>
    </w:p>
    <w:p w14:paraId="41993AFC" w14:textId="77777777" w:rsidR="008D377B" w:rsidRPr="001B523D" w:rsidRDefault="008D377B" w:rsidP="008D377B">
      <w:pPr>
        <w:pStyle w:val="BodyText"/>
        <w:spacing w:line="360" w:lineRule="auto"/>
        <w:ind w:right="634"/>
        <w:jc w:val="both"/>
      </w:pPr>
      <w:r w:rsidRPr="001B523D">
        <w:t xml:space="preserve">Currently there are ongoing projects funded by DST, DRDO, DOS, UGC-DAE, DBT, DIC and BIRAC and a few more in the pipeline are being positively considered for funding. The </w:t>
      </w:r>
      <w:proofErr w:type="gramStart"/>
      <w:r w:rsidRPr="001B523D">
        <w:t>Faculty</w:t>
      </w:r>
      <w:proofErr w:type="gramEnd"/>
      <w:r w:rsidRPr="001B523D">
        <w:t xml:space="preserve">-Researchers have collaborations and ties with Institutions and Organizations at the Individual and Institutional level both within and outside the country. Identifying the capability of CIIRC, ISRO has set up the IRNSS Satellite Receiving Station at the campus. The members at the </w:t>
      </w:r>
      <w:proofErr w:type="spellStart"/>
      <w:r w:rsidRPr="001B523D">
        <w:t>centre</w:t>
      </w:r>
      <w:proofErr w:type="spellEnd"/>
      <w:r w:rsidRPr="001B523D">
        <w:t xml:space="preserve"> have been globally recognized with several laurels such as Commonwealth, Hungarian, DBT, Ramalinga Swamy Fellowship, Honeywell Silver Plaque, Most Innovative Enterprise, etc. Having said these aspects, it is clearly evident that the </w:t>
      </w:r>
      <w:proofErr w:type="spellStart"/>
      <w:r w:rsidRPr="001B523D">
        <w:t>centre</w:t>
      </w:r>
      <w:proofErr w:type="spellEnd"/>
      <w:r w:rsidRPr="001B523D">
        <w:t xml:space="preserve"> is reaching a tall order in R&amp;D and aims to capture the attention of the community through its strategically innovative and technically sound products that have wide relevance to the humankind. CIIRC faculty have 500 plus Scopus/Thomson Reuters indexed publications to their credit with an average impact factor of 2, citation index of close to 5000, average h-index of 5, numerous books and book chapters by major publishing houses alongside a multitude of products to their credit.</w:t>
      </w:r>
    </w:p>
    <w:p w14:paraId="2E78B42F" w14:textId="77777777" w:rsidR="008D377B" w:rsidRPr="001B523D" w:rsidRDefault="008D377B" w:rsidP="008D377B">
      <w:pPr>
        <w:pStyle w:val="BodyText"/>
        <w:spacing w:line="360" w:lineRule="auto"/>
        <w:ind w:right="630"/>
        <w:jc w:val="both"/>
      </w:pPr>
    </w:p>
    <w:p w14:paraId="67A5325C" w14:textId="77777777" w:rsidR="008D377B" w:rsidRPr="001B523D" w:rsidRDefault="008D377B" w:rsidP="008D377B"/>
    <w:p w14:paraId="4789D19B" w14:textId="77777777" w:rsidR="008D377B" w:rsidRPr="001B523D" w:rsidRDefault="008D377B" w:rsidP="008D377B">
      <w:pPr>
        <w:pStyle w:val="BodyText"/>
        <w:spacing w:before="162" w:line="360" w:lineRule="auto"/>
        <w:ind w:right="637"/>
        <w:jc w:val="both"/>
      </w:pPr>
    </w:p>
    <w:p w14:paraId="0D3B0D84" w14:textId="77777777" w:rsidR="008D377B" w:rsidRPr="001B523D" w:rsidRDefault="008D377B" w:rsidP="008D377B">
      <w:pPr>
        <w:pStyle w:val="BodyText"/>
        <w:spacing w:before="90" w:line="360" w:lineRule="auto"/>
        <w:ind w:right="630"/>
        <w:jc w:val="both"/>
      </w:pPr>
    </w:p>
    <w:p w14:paraId="2D822B24" w14:textId="77777777" w:rsidR="008D377B" w:rsidRPr="001B523D" w:rsidRDefault="008D377B" w:rsidP="008D377B">
      <w:pPr>
        <w:pStyle w:val="BodyText"/>
        <w:spacing w:before="160" w:line="360" w:lineRule="auto"/>
        <w:ind w:right="631"/>
        <w:jc w:val="both"/>
      </w:pPr>
    </w:p>
    <w:p w14:paraId="75BDC1AB" w14:textId="77777777" w:rsidR="008D377B" w:rsidRPr="001B523D" w:rsidRDefault="008D377B" w:rsidP="008D377B">
      <w:pPr>
        <w:pStyle w:val="BodyText"/>
        <w:spacing w:before="157" w:line="360" w:lineRule="auto"/>
        <w:ind w:right="633"/>
        <w:jc w:val="both"/>
      </w:pPr>
    </w:p>
    <w:p w14:paraId="0BBBA2CD" w14:textId="77777777" w:rsidR="008D377B" w:rsidRPr="001B523D" w:rsidRDefault="008D377B" w:rsidP="008D377B">
      <w:pPr>
        <w:rPr>
          <w:b/>
        </w:rPr>
      </w:pPr>
    </w:p>
    <w:p w14:paraId="386158AE" w14:textId="77777777" w:rsidR="008D377B" w:rsidRPr="001B523D" w:rsidRDefault="008D377B" w:rsidP="008D377B">
      <w:pPr>
        <w:rPr>
          <w:b/>
        </w:rPr>
      </w:pPr>
    </w:p>
    <w:p w14:paraId="0993EC9F" w14:textId="77777777" w:rsidR="008D377B" w:rsidRPr="001B523D" w:rsidRDefault="008D377B" w:rsidP="008D377B">
      <w:pPr>
        <w:rPr>
          <w:b/>
        </w:rPr>
      </w:pPr>
    </w:p>
    <w:p w14:paraId="0AE94856" w14:textId="77777777" w:rsidR="008D377B" w:rsidRPr="001B523D" w:rsidRDefault="008D377B" w:rsidP="008D377B">
      <w:pPr>
        <w:rPr>
          <w:b/>
        </w:rPr>
      </w:pPr>
    </w:p>
    <w:p w14:paraId="3288C40A" w14:textId="77777777" w:rsidR="008D377B" w:rsidRPr="001B523D" w:rsidRDefault="008D377B" w:rsidP="008D377B">
      <w:pPr>
        <w:rPr>
          <w:b/>
        </w:rPr>
      </w:pPr>
    </w:p>
    <w:p w14:paraId="43D58155" w14:textId="77777777" w:rsidR="008D377B" w:rsidRPr="001B523D" w:rsidRDefault="008D377B" w:rsidP="008D377B">
      <w:pPr>
        <w:rPr>
          <w:b/>
        </w:rPr>
      </w:pPr>
    </w:p>
    <w:p w14:paraId="70CF8194" w14:textId="77777777" w:rsidR="008D377B" w:rsidRPr="001B523D" w:rsidRDefault="008D377B" w:rsidP="008D377B">
      <w:pPr>
        <w:rPr>
          <w:b/>
        </w:rPr>
      </w:pPr>
    </w:p>
    <w:p w14:paraId="63AAF397" w14:textId="77777777" w:rsidR="008D377B" w:rsidRPr="001B523D" w:rsidRDefault="008D377B" w:rsidP="008D377B">
      <w:pPr>
        <w:rPr>
          <w:b/>
        </w:rPr>
      </w:pPr>
    </w:p>
    <w:p w14:paraId="304FC631" w14:textId="77777777" w:rsidR="008D377B" w:rsidRPr="001B523D" w:rsidRDefault="008D377B" w:rsidP="008D377B">
      <w:pPr>
        <w:rPr>
          <w:b/>
        </w:rPr>
      </w:pPr>
    </w:p>
    <w:p w14:paraId="7F731393" w14:textId="77777777" w:rsidR="008D377B" w:rsidRPr="001B523D" w:rsidRDefault="008D377B" w:rsidP="008D377B">
      <w:pPr>
        <w:rPr>
          <w:b/>
        </w:rPr>
      </w:pPr>
    </w:p>
    <w:p w14:paraId="7CC2DD11" w14:textId="77777777" w:rsidR="008D377B" w:rsidRPr="008D377B" w:rsidRDefault="008D377B" w:rsidP="008D377B">
      <w:pPr>
        <w:rPr>
          <w:b/>
          <w:sz w:val="28"/>
          <w:szCs w:val="28"/>
        </w:rPr>
      </w:pPr>
    </w:p>
    <w:p w14:paraId="5AA7E051" w14:textId="77777777" w:rsidR="008D377B" w:rsidRPr="008D377B" w:rsidRDefault="008D377B" w:rsidP="008D377B">
      <w:pPr>
        <w:rPr>
          <w:b/>
          <w:sz w:val="28"/>
          <w:szCs w:val="28"/>
        </w:rPr>
      </w:pPr>
    </w:p>
    <w:p w14:paraId="7555691A" w14:textId="77777777" w:rsidR="008D377B" w:rsidRPr="008D377B" w:rsidRDefault="008D377B" w:rsidP="008D377B">
      <w:pPr>
        <w:rPr>
          <w:b/>
          <w:sz w:val="28"/>
          <w:szCs w:val="28"/>
        </w:rPr>
      </w:pPr>
    </w:p>
    <w:p w14:paraId="68ADF6F0" w14:textId="2C291B0C" w:rsidR="008D377B" w:rsidRDefault="008D377B" w:rsidP="008D377B">
      <w:pPr>
        <w:rPr>
          <w:b/>
          <w:sz w:val="28"/>
          <w:szCs w:val="28"/>
        </w:rPr>
      </w:pPr>
    </w:p>
    <w:p w14:paraId="3FFF6BD5" w14:textId="0A803441" w:rsidR="00310185" w:rsidRDefault="00310185" w:rsidP="008D377B">
      <w:pPr>
        <w:rPr>
          <w:b/>
          <w:sz w:val="28"/>
          <w:szCs w:val="28"/>
        </w:rPr>
      </w:pPr>
    </w:p>
    <w:p w14:paraId="4955E8E4" w14:textId="77777777" w:rsidR="00920431" w:rsidRDefault="00920431" w:rsidP="00920431">
      <w:pPr>
        <w:rPr>
          <w:b/>
          <w:sz w:val="28"/>
          <w:szCs w:val="28"/>
        </w:rPr>
      </w:pPr>
    </w:p>
    <w:p w14:paraId="7FD44B77" w14:textId="77777777" w:rsidR="00920431" w:rsidRPr="008D377B" w:rsidRDefault="00920431" w:rsidP="00920431">
      <w:pPr>
        <w:rPr>
          <w:b/>
          <w:sz w:val="28"/>
          <w:szCs w:val="28"/>
        </w:rPr>
      </w:pPr>
    </w:p>
    <w:p w14:paraId="0E600FDE" w14:textId="77777777" w:rsidR="00920431" w:rsidRDefault="00920431" w:rsidP="00920431">
      <w:pPr>
        <w:pStyle w:val="Heading4"/>
        <w:spacing w:before="1"/>
        <w:rPr>
          <w:sz w:val="28"/>
          <w:szCs w:val="28"/>
        </w:rPr>
      </w:pPr>
      <w:r w:rsidRPr="008D377B">
        <w:rPr>
          <w:sz w:val="28"/>
          <w:szCs w:val="28"/>
        </w:rPr>
        <w:t xml:space="preserve">                 </w:t>
      </w:r>
    </w:p>
    <w:p w14:paraId="164D600A" w14:textId="77777777" w:rsidR="00920431" w:rsidRPr="008D377B" w:rsidRDefault="00920431" w:rsidP="00920431">
      <w:pPr>
        <w:pStyle w:val="Heading4"/>
        <w:spacing w:before="1"/>
        <w:rPr>
          <w:sz w:val="28"/>
          <w:szCs w:val="28"/>
        </w:rPr>
      </w:pPr>
      <w:r w:rsidRPr="008D377B">
        <w:rPr>
          <w:sz w:val="28"/>
          <w:szCs w:val="28"/>
        </w:rPr>
        <w:t xml:space="preserve">  RESEARCH DOMAIN</w:t>
      </w:r>
    </w:p>
    <w:p w14:paraId="316A0F70" w14:textId="77777777" w:rsidR="00920431" w:rsidRPr="008D377B" w:rsidRDefault="00920431" w:rsidP="00920431">
      <w:pPr>
        <w:pStyle w:val="Heading4"/>
        <w:spacing w:before="1"/>
        <w:rPr>
          <w:sz w:val="28"/>
          <w:szCs w:val="28"/>
        </w:rPr>
      </w:pPr>
    </w:p>
    <w:p w14:paraId="4CDF112E" w14:textId="77777777" w:rsidR="00920431" w:rsidRPr="008D377B" w:rsidRDefault="00920431" w:rsidP="00920431">
      <w:pPr>
        <w:pStyle w:val="Heading5"/>
        <w:keepNext w:val="0"/>
        <w:keepLines w:val="0"/>
        <w:widowControl w:val="0"/>
        <w:autoSpaceDE w:val="0"/>
        <w:autoSpaceDN w:val="0"/>
        <w:spacing w:before="0"/>
        <w:jc w:val="both"/>
        <w:rPr>
          <w:b w:val="0"/>
          <w:bCs/>
          <w:sz w:val="28"/>
          <w:szCs w:val="28"/>
        </w:rPr>
      </w:pPr>
      <w:r w:rsidRPr="008D377B">
        <w:rPr>
          <w:bCs/>
          <w:sz w:val="28"/>
          <w:szCs w:val="28"/>
        </w:rPr>
        <w:t>Bio-polymers and Bio-composites</w:t>
      </w:r>
    </w:p>
    <w:p w14:paraId="24A2F538" w14:textId="77777777" w:rsidR="00920431" w:rsidRPr="001B523D" w:rsidRDefault="00920431" w:rsidP="00920431">
      <w:pPr>
        <w:pStyle w:val="BodyText"/>
        <w:spacing w:before="162" w:line="360" w:lineRule="auto"/>
        <w:ind w:right="630"/>
        <w:jc w:val="both"/>
      </w:pPr>
      <w:r w:rsidRPr="001B523D">
        <w:t xml:space="preserve">Research in the bio-polymers and bio-composites group is directed towards </w:t>
      </w:r>
      <w:proofErr w:type="gramStart"/>
      <w:r w:rsidRPr="001B523D">
        <w:t>addressing  the</w:t>
      </w:r>
      <w:proofErr w:type="gramEnd"/>
      <w:r w:rsidRPr="001B523D">
        <w:t xml:space="preserve"> social and economic issues related to agriculture, food, health and environment and to develop green technologies and bio-based solutions for various industrial applications. The group has a product-driven approach to research and has developed prototypes of various products. Examples include biodegradable and inexpensive packaging materials for food and non-food products, biodegradable printed circuit boards and low-cost </w:t>
      </w:r>
      <w:proofErr w:type="gramStart"/>
      <w:r w:rsidRPr="001B523D">
        <w:t>fiber based</w:t>
      </w:r>
      <w:proofErr w:type="gramEnd"/>
      <w:r w:rsidRPr="001B523D">
        <w:t xml:space="preserve"> sapling pots and trays, light-weight highly insulating false ceilings etc. All products are developed using agricultural residues such as rice straw, wheat straw, sugarcane bagasse, coir fibers, banana fibers and co-products such as oil meals, chitosan and alginate. These efforts contribute towards a bio-based economy where exploitation of natural resources is minimized and the concept of </w:t>
      </w:r>
      <w:r w:rsidRPr="001B523D">
        <w:rPr>
          <w:b/>
        </w:rPr>
        <w:t xml:space="preserve">“Waste to Wealth” </w:t>
      </w:r>
      <w:r w:rsidRPr="001B523D">
        <w:t>is practiced. Bio- products developed need simple technology and are highly cost-effective which facilitates easy adoption by industries in rural</w:t>
      </w:r>
      <w:r w:rsidRPr="001B523D">
        <w:rPr>
          <w:spacing w:val="-8"/>
        </w:rPr>
        <w:t xml:space="preserve"> </w:t>
      </w:r>
      <w:r w:rsidRPr="001B523D">
        <w:t>areas.</w:t>
      </w:r>
    </w:p>
    <w:p w14:paraId="1AA62137" w14:textId="77777777" w:rsidR="00920431" w:rsidRPr="001B523D" w:rsidRDefault="00920431" w:rsidP="00920431">
      <w:pPr>
        <w:pStyle w:val="Heading5"/>
        <w:keepNext w:val="0"/>
        <w:keepLines w:val="0"/>
        <w:widowControl w:val="0"/>
        <w:autoSpaceDE w:val="0"/>
        <w:autoSpaceDN w:val="0"/>
        <w:spacing w:before="0"/>
        <w:jc w:val="both"/>
        <w:rPr>
          <w:b w:val="0"/>
          <w:bCs/>
          <w:sz w:val="24"/>
          <w:szCs w:val="24"/>
        </w:rPr>
      </w:pPr>
      <w:r w:rsidRPr="001B523D">
        <w:rPr>
          <w:bCs/>
          <w:sz w:val="24"/>
          <w:szCs w:val="24"/>
        </w:rPr>
        <w:t>Project Undertaken</w:t>
      </w:r>
    </w:p>
    <w:p w14:paraId="7254F379" w14:textId="77777777" w:rsidR="00920431" w:rsidRPr="001B523D" w:rsidRDefault="00920431" w:rsidP="00920431">
      <w:pPr>
        <w:pStyle w:val="BodyText"/>
        <w:spacing w:before="162" w:line="360" w:lineRule="auto"/>
        <w:ind w:right="633"/>
        <w:jc w:val="both"/>
      </w:pPr>
      <w:r w:rsidRPr="001B523D">
        <w:t xml:space="preserve">Work towards developing bio-composites for green building materials, using sisal fiber as reinforcement. In recent years, there is considerable interest in the development and </w:t>
      </w:r>
      <w:proofErr w:type="gramStart"/>
      <w:r w:rsidRPr="001B523D">
        <w:t>use  of</w:t>
      </w:r>
      <w:proofErr w:type="gramEnd"/>
      <w:r w:rsidRPr="001B523D">
        <w:t xml:space="preserve"> bio-based composites. Agricultural residues are preferred as reinforcements in these composites due to their abundant availability and need to find alternatives to inefficient disposal of same by burning or burying which is one of the major causes of pollution. However, previous attempts on converting agricultural residues into bio- composites either subject the residues to extensive physical and/or chemical modifications or use complicated processing which makes the process and products economically unviable compared to similar plastic-based</w:t>
      </w:r>
      <w:r w:rsidRPr="001B523D">
        <w:rPr>
          <w:spacing w:val="-4"/>
        </w:rPr>
        <w:t xml:space="preserve"> </w:t>
      </w:r>
      <w:r w:rsidRPr="001B523D">
        <w:t>productions.</w:t>
      </w:r>
    </w:p>
    <w:p w14:paraId="400D6783" w14:textId="77777777" w:rsidR="00920431" w:rsidRPr="001B523D" w:rsidRDefault="00920431" w:rsidP="00920431">
      <w:pPr>
        <w:pStyle w:val="BodyText"/>
        <w:spacing w:before="90" w:line="360" w:lineRule="auto"/>
        <w:ind w:right="640"/>
        <w:jc w:val="both"/>
      </w:pPr>
      <w:r w:rsidRPr="001B523D">
        <w:t xml:space="preserve">Common applications of composites are in an automobile sector, aerospace, furniture, and many more commodities but most of them are completely made using synthetic polymers such as nylon, epoxy </w:t>
      </w:r>
    </w:p>
    <w:p w14:paraId="2C78E4A9" w14:textId="77777777" w:rsidR="00920431" w:rsidRPr="001B523D" w:rsidRDefault="00920431" w:rsidP="00920431">
      <w:pPr>
        <w:pStyle w:val="BodyText"/>
        <w:spacing w:before="90" w:line="360" w:lineRule="auto"/>
        <w:ind w:right="640"/>
        <w:jc w:val="both"/>
      </w:pPr>
      <w:r w:rsidRPr="001B523D">
        <w:t>and other petroleum-based polymers, developing of these creates a hazardous working environment and disposal is also challenging. A long period of exposure to formaldehyde-based board manufacturing and burning can cause throat spasms, accumulation of fluid in the lungs and even death in extreme cases.</w:t>
      </w:r>
    </w:p>
    <w:p w14:paraId="5D48DE7C" w14:textId="77777777" w:rsidR="00920431" w:rsidRDefault="00920431" w:rsidP="00920431">
      <w:pPr>
        <w:rPr>
          <w:b/>
          <w:sz w:val="28"/>
          <w:szCs w:val="28"/>
        </w:rPr>
      </w:pPr>
    </w:p>
    <w:p w14:paraId="4F8C2957" w14:textId="77777777" w:rsidR="00920431" w:rsidRPr="008D377B" w:rsidRDefault="00920431" w:rsidP="00920431">
      <w:pPr>
        <w:rPr>
          <w:b/>
          <w:sz w:val="28"/>
          <w:szCs w:val="28"/>
        </w:rPr>
      </w:pPr>
    </w:p>
    <w:p w14:paraId="4F1AD6D5" w14:textId="77777777" w:rsidR="00920431" w:rsidRPr="008D377B" w:rsidRDefault="00920431" w:rsidP="00920431">
      <w:pPr>
        <w:rPr>
          <w:b/>
          <w:sz w:val="28"/>
          <w:szCs w:val="28"/>
        </w:rPr>
      </w:pPr>
    </w:p>
    <w:p w14:paraId="2209A10D" w14:textId="77777777" w:rsidR="00920431" w:rsidRPr="001B523D" w:rsidRDefault="00920431" w:rsidP="00920431">
      <w:pPr>
        <w:pStyle w:val="BodyText"/>
        <w:spacing w:before="90" w:line="360" w:lineRule="auto"/>
        <w:ind w:right="640"/>
        <w:jc w:val="both"/>
      </w:pPr>
      <w:bookmarkStart w:id="0" w:name="_Hlk104539652"/>
      <w:r w:rsidRPr="001B523D">
        <w:lastRenderedPageBreak/>
        <w:t>and other petroleum-based polymers, developing of these creates a hazardous working environment and disposal is also challenging. A long period of exposure to formaldehyde-based board manufacturing and burning can cause throat spasms, accumulation of fluid in the lungs and even death in extreme cases.</w:t>
      </w:r>
    </w:p>
    <w:bookmarkEnd w:id="0"/>
    <w:p w14:paraId="667438C7" w14:textId="77777777" w:rsidR="00920431" w:rsidRPr="001B523D" w:rsidRDefault="00920431" w:rsidP="00920431">
      <w:pPr>
        <w:pStyle w:val="BodyText"/>
        <w:spacing w:line="360" w:lineRule="auto"/>
        <w:ind w:right="637"/>
        <w:jc w:val="both"/>
      </w:pPr>
      <w:r w:rsidRPr="001B523D">
        <w:t>In this work, extracted sisal fiber used as reinforcement and MC used as matrix for composites. Using the residues provides an opportunity to add substantial value addition and avoid burning or burying of the residues. Simultaneously, a possible substitute for non-biodegradable products can be developed which can be utilized and disposed of without any harm to the</w:t>
      </w:r>
      <w:r w:rsidRPr="001B523D">
        <w:rPr>
          <w:spacing w:val="-7"/>
        </w:rPr>
        <w:t xml:space="preserve"> </w:t>
      </w:r>
      <w:r w:rsidRPr="001B523D">
        <w:t>environment.</w:t>
      </w:r>
    </w:p>
    <w:p w14:paraId="13B307F5" w14:textId="77777777" w:rsidR="00920431" w:rsidRPr="008D377B" w:rsidRDefault="00920431" w:rsidP="00920431">
      <w:pPr>
        <w:jc w:val="both"/>
        <w:rPr>
          <w:sz w:val="28"/>
          <w:szCs w:val="28"/>
        </w:rPr>
      </w:pPr>
    </w:p>
    <w:p w14:paraId="73615935" w14:textId="78A83DE9" w:rsidR="00310185" w:rsidRDefault="00310185" w:rsidP="008D377B">
      <w:pPr>
        <w:rPr>
          <w:b/>
          <w:sz w:val="28"/>
          <w:szCs w:val="28"/>
        </w:rPr>
      </w:pPr>
    </w:p>
    <w:p w14:paraId="695C16FE" w14:textId="0CEAF827" w:rsidR="00310185" w:rsidRDefault="00310185" w:rsidP="008D377B">
      <w:pPr>
        <w:rPr>
          <w:b/>
          <w:sz w:val="28"/>
          <w:szCs w:val="28"/>
        </w:rPr>
      </w:pPr>
    </w:p>
    <w:p w14:paraId="2D3E9688" w14:textId="5521B93F" w:rsidR="00310185" w:rsidRDefault="00310185" w:rsidP="008D377B">
      <w:pPr>
        <w:rPr>
          <w:b/>
          <w:sz w:val="28"/>
          <w:szCs w:val="28"/>
        </w:rPr>
      </w:pPr>
    </w:p>
    <w:p w14:paraId="69DAADF7" w14:textId="77777777" w:rsidR="008D377B" w:rsidRPr="008D377B" w:rsidRDefault="008D377B" w:rsidP="008D377B">
      <w:pPr>
        <w:rPr>
          <w:b/>
          <w:sz w:val="28"/>
          <w:szCs w:val="28"/>
        </w:rPr>
      </w:pPr>
    </w:p>
    <w:p w14:paraId="0550BBAB" w14:textId="77777777" w:rsidR="008D377B" w:rsidRPr="008D377B" w:rsidRDefault="008D377B" w:rsidP="008D377B">
      <w:pPr>
        <w:rPr>
          <w:b/>
          <w:sz w:val="28"/>
          <w:szCs w:val="28"/>
        </w:rPr>
      </w:pPr>
    </w:p>
    <w:p w14:paraId="6B8522DD" w14:textId="77777777" w:rsidR="004849C2" w:rsidRPr="008D377B" w:rsidRDefault="004849C2">
      <w:pPr>
        <w:jc w:val="both"/>
        <w:rPr>
          <w:sz w:val="28"/>
          <w:szCs w:val="28"/>
        </w:rPr>
      </w:pPr>
    </w:p>
    <w:p w14:paraId="6D97689A" w14:textId="545F2F45" w:rsidR="004849C2" w:rsidRDefault="004849C2">
      <w:pPr>
        <w:jc w:val="both"/>
        <w:rPr>
          <w:sz w:val="28"/>
          <w:szCs w:val="28"/>
        </w:rPr>
      </w:pPr>
    </w:p>
    <w:p w14:paraId="62A53A76" w14:textId="77C0BD3F" w:rsidR="00310185" w:rsidRDefault="00310185">
      <w:pPr>
        <w:jc w:val="both"/>
        <w:rPr>
          <w:sz w:val="28"/>
          <w:szCs w:val="28"/>
        </w:rPr>
      </w:pPr>
    </w:p>
    <w:p w14:paraId="382907CF" w14:textId="191D55A9" w:rsidR="00310185" w:rsidRDefault="00310185">
      <w:pPr>
        <w:jc w:val="both"/>
        <w:rPr>
          <w:sz w:val="28"/>
          <w:szCs w:val="28"/>
        </w:rPr>
      </w:pPr>
    </w:p>
    <w:p w14:paraId="156BF67C" w14:textId="69DBAE76" w:rsidR="00310185" w:rsidRDefault="00310185">
      <w:pPr>
        <w:jc w:val="both"/>
        <w:rPr>
          <w:sz w:val="28"/>
          <w:szCs w:val="28"/>
        </w:rPr>
      </w:pPr>
    </w:p>
    <w:p w14:paraId="2BC0E6A5" w14:textId="225D127F" w:rsidR="00310185" w:rsidRDefault="00310185">
      <w:pPr>
        <w:jc w:val="both"/>
        <w:rPr>
          <w:sz w:val="28"/>
          <w:szCs w:val="28"/>
        </w:rPr>
      </w:pPr>
    </w:p>
    <w:p w14:paraId="679B61B5" w14:textId="4F005936" w:rsidR="00310185" w:rsidRDefault="00310185">
      <w:pPr>
        <w:jc w:val="both"/>
        <w:rPr>
          <w:sz w:val="28"/>
          <w:szCs w:val="28"/>
        </w:rPr>
      </w:pPr>
    </w:p>
    <w:p w14:paraId="5B6B3B24" w14:textId="3BC8BBB4" w:rsidR="00310185" w:rsidRDefault="00310185">
      <w:pPr>
        <w:jc w:val="both"/>
        <w:rPr>
          <w:sz w:val="28"/>
          <w:szCs w:val="28"/>
        </w:rPr>
      </w:pPr>
    </w:p>
    <w:p w14:paraId="1ED5CA40" w14:textId="0ABCB545" w:rsidR="00310185" w:rsidRDefault="00310185">
      <w:pPr>
        <w:jc w:val="both"/>
        <w:rPr>
          <w:sz w:val="28"/>
          <w:szCs w:val="28"/>
        </w:rPr>
      </w:pPr>
    </w:p>
    <w:p w14:paraId="0482DE81" w14:textId="2B9EA473" w:rsidR="00310185" w:rsidRDefault="00310185">
      <w:pPr>
        <w:jc w:val="both"/>
        <w:rPr>
          <w:sz w:val="28"/>
          <w:szCs w:val="28"/>
        </w:rPr>
      </w:pPr>
    </w:p>
    <w:p w14:paraId="0017A25A" w14:textId="25BC109E" w:rsidR="00310185" w:rsidRDefault="00310185">
      <w:pPr>
        <w:jc w:val="both"/>
        <w:rPr>
          <w:sz w:val="28"/>
          <w:szCs w:val="28"/>
        </w:rPr>
      </w:pPr>
    </w:p>
    <w:p w14:paraId="3AD64089" w14:textId="4876A5A8" w:rsidR="00310185" w:rsidRDefault="00310185">
      <w:pPr>
        <w:jc w:val="both"/>
        <w:rPr>
          <w:sz w:val="28"/>
          <w:szCs w:val="28"/>
        </w:rPr>
      </w:pPr>
    </w:p>
    <w:p w14:paraId="0ABDE85D" w14:textId="3287F275" w:rsidR="00310185" w:rsidRDefault="00310185">
      <w:pPr>
        <w:jc w:val="both"/>
        <w:rPr>
          <w:sz w:val="28"/>
          <w:szCs w:val="28"/>
        </w:rPr>
      </w:pPr>
    </w:p>
    <w:p w14:paraId="246D2E99" w14:textId="0BA170FD" w:rsidR="00310185" w:rsidRDefault="00310185">
      <w:pPr>
        <w:jc w:val="both"/>
        <w:rPr>
          <w:sz w:val="28"/>
          <w:szCs w:val="28"/>
        </w:rPr>
      </w:pPr>
    </w:p>
    <w:p w14:paraId="4B783F60" w14:textId="5F2418D2" w:rsidR="00310185" w:rsidRDefault="00310185">
      <w:pPr>
        <w:jc w:val="both"/>
        <w:rPr>
          <w:sz w:val="28"/>
          <w:szCs w:val="28"/>
        </w:rPr>
      </w:pPr>
    </w:p>
    <w:p w14:paraId="06D90D0E" w14:textId="4FD6809E" w:rsidR="00310185" w:rsidRDefault="00310185">
      <w:pPr>
        <w:jc w:val="both"/>
        <w:rPr>
          <w:sz w:val="28"/>
          <w:szCs w:val="28"/>
        </w:rPr>
      </w:pPr>
    </w:p>
    <w:p w14:paraId="7310FF84" w14:textId="6E276E26" w:rsidR="00310185" w:rsidRDefault="00310185">
      <w:pPr>
        <w:jc w:val="both"/>
        <w:rPr>
          <w:sz w:val="28"/>
          <w:szCs w:val="28"/>
        </w:rPr>
      </w:pPr>
    </w:p>
    <w:p w14:paraId="79B9AA1A" w14:textId="62BFA2DA" w:rsidR="00310185" w:rsidRDefault="00310185">
      <w:pPr>
        <w:jc w:val="both"/>
        <w:rPr>
          <w:sz w:val="28"/>
          <w:szCs w:val="28"/>
        </w:rPr>
      </w:pPr>
    </w:p>
    <w:p w14:paraId="6CD76553" w14:textId="1E572315" w:rsidR="00310185" w:rsidRDefault="00310185">
      <w:pPr>
        <w:jc w:val="both"/>
        <w:rPr>
          <w:sz w:val="28"/>
          <w:szCs w:val="28"/>
        </w:rPr>
      </w:pPr>
    </w:p>
    <w:p w14:paraId="0FE98EE9" w14:textId="0E1C2F8E" w:rsidR="00310185" w:rsidRDefault="00310185">
      <w:pPr>
        <w:jc w:val="both"/>
        <w:rPr>
          <w:sz w:val="28"/>
          <w:szCs w:val="28"/>
        </w:rPr>
      </w:pPr>
    </w:p>
    <w:p w14:paraId="6A5902D2" w14:textId="73CE20E1" w:rsidR="00310185" w:rsidRDefault="00310185">
      <w:pPr>
        <w:jc w:val="both"/>
        <w:rPr>
          <w:sz w:val="28"/>
          <w:szCs w:val="28"/>
        </w:rPr>
      </w:pPr>
    </w:p>
    <w:p w14:paraId="45D05BD6" w14:textId="65600392" w:rsidR="00310185" w:rsidRDefault="00310185">
      <w:pPr>
        <w:jc w:val="both"/>
        <w:rPr>
          <w:sz w:val="28"/>
          <w:szCs w:val="28"/>
        </w:rPr>
      </w:pPr>
    </w:p>
    <w:p w14:paraId="2F75E848" w14:textId="595CEFBE" w:rsidR="00310185" w:rsidRDefault="00310185">
      <w:pPr>
        <w:jc w:val="both"/>
        <w:rPr>
          <w:sz w:val="28"/>
          <w:szCs w:val="28"/>
        </w:rPr>
      </w:pPr>
    </w:p>
    <w:p w14:paraId="5D6620D7" w14:textId="3206C99F" w:rsidR="00310185" w:rsidRDefault="00310185">
      <w:pPr>
        <w:jc w:val="both"/>
        <w:rPr>
          <w:sz w:val="28"/>
          <w:szCs w:val="28"/>
        </w:rPr>
      </w:pPr>
    </w:p>
    <w:p w14:paraId="4971B9B8" w14:textId="2AEEA355" w:rsidR="00310185" w:rsidRDefault="00310185">
      <w:pPr>
        <w:jc w:val="both"/>
        <w:rPr>
          <w:sz w:val="28"/>
          <w:szCs w:val="28"/>
        </w:rPr>
      </w:pPr>
    </w:p>
    <w:p w14:paraId="1FFCC567" w14:textId="3F2DCBDF" w:rsidR="00310185" w:rsidRDefault="00310185">
      <w:pPr>
        <w:jc w:val="both"/>
        <w:rPr>
          <w:sz w:val="28"/>
          <w:szCs w:val="28"/>
        </w:rPr>
      </w:pPr>
    </w:p>
    <w:p w14:paraId="5AF3007A" w14:textId="376639B0" w:rsidR="00310185" w:rsidRDefault="00310185">
      <w:pPr>
        <w:jc w:val="both"/>
        <w:rPr>
          <w:sz w:val="28"/>
          <w:szCs w:val="28"/>
        </w:rPr>
      </w:pPr>
    </w:p>
    <w:p w14:paraId="348C7DE1" w14:textId="77777777" w:rsidR="00D803AD" w:rsidRDefault="00D803AD" w:rsidP="00D803AD">
      <w:pPr>
        <w:rPr>
          <w:sz w:val="28"/>
          <w:szCs w:val="28"/>
        </w:rPr>
      </w:pPr>
    </w:p>
    <w:p w14:paraId="0CC5EC92" w14:textId="77777777" w:rsidR="00D803AD" w:rsidRPr="00DF5B7D" w:rsidRDefault="00D803AD" w:rsidP="00D803AD">
      <w:pPr>
        <w:rPr>
          <w:b/>
          <w:sz w:val="28"/>
          <w:szCs w:val="28"/>
        </w:rPr>
      </w:pPr>
      <w:r w:rsidRPr="00DF5B7D">
        <w:rPr>
          <w:b/>
          <w:sz w:val="28"/>
          <w:szCs w:val="28"/>
        </w:rPr>
        <w:t>Chapter-1</w:t>
      </w:r>
      <w:r>
        <w:rPr>
          <w:b/>
          <w:sz w:val="28"/>
          <w:szCs w:val="28"/>
        </w:rPr>
        <w:t>.</w:t>
      </w:r>
    </w:p>
    <w:p w14:paraId="201149A0" w14:textId="77777777" w:rsidR="00D803AD" w:rsidRDefault="00D803AD" w:rsidP="00D803AD">
      <w:pPr>
        <w:rPr>
          <w:sz w:val="28"/>
          <w:szCs w:val="28"/>
        </w:rPr>
      </w:pPr>
    </w:p>
    <w:p w14:paraId="52423586" w14:textId="77777777" w:rsidR="00D803AD" w:rsidRDefault="00D803AD" w:rsidP="00D803AD">
      <w:pPr>
        <w:rPr>
          <w:sz w:val="28"/>
          <w:szCs w:val="28"/>
        </w:rPr>
      </w:pPr>
    </w:p>
    <w:p w14:paraId="510C2A93" w14:textId="77777777" w:rsidR="00D803AD" w:rsidRPr="00F415ED" w:rsidRDefault="00D803AD" w:rsidP="00D803AD">
      <w:pPr>
        <w:pStyle w:val="Heading1"/>
        <w:rPr>
          <w:b w:val="0"/>
        </w:rPr>
      </w:pPr>
      <w:r>
        <w:t xml:space="preserve">                    </w:t>
      </w:r>
      <w:r w:rsidRPr="00F415ED">
        <w:t xml:space="preserve"> </w:t>
      </w:r>
      <w:bookmarkStart w:id="1" w:name="_Toc76156179"/>
      <w:r w:rsidRPr="00F415ED">
        <w:t>INTRODUCTION</w:t>
      </w:r>
      <w:bookmarkEnd w:id="1"/>
      <w:r w:rsidRPr="00F415ED">
        <w:t xml:space="preserve"> </w:t>
      </w:r>
    </w:p>
    <w:p w14:paraId="5ACA1B86" w14:textId="77777777" w:rsidR="00D803AD" w:rsidRDefault="00D803AD" w:rsidP="00D803AD">
      <w:pPr>
        <w:autoSpaceDE w:val="0"/>
        <w:autoSpaceDN w:val="0"/>
        <w:adjustRightInd w:val="0"/>
        <w:spacing w:line="360" w:lineRule="auto"/>
        <w:jc w:val="both"/>
        <w:rPr>
          <w:b/>
          <w:bCs/>
          <w:color w:val="000000" w:themeColor="text1"/>
          <w:sz w:val="28"/>
          <w:szCs w:val="28"/>
          <w:shd w:val="clear" w:color="auto" w:fill="FFFFFF"/>
          <w:lang w:val="en-IN"/>
        </w:rPr>
      </w:pPr>
    </w:p>
    <w:p w14:paraId="168EC085" w14:textId="77777777" w:rsidR="00D803AD" w:rsidRPr="00F415ED" w:rsidRDefault="00D803AD" w:rsidP="00D803AD">
      <w:pPr>
        <w:pStyle w:val="Heading2"/>
        <w:rPr>
          <w:rFonts w:ascii="Times New Roman" w:hAnsi="Times New Roman" w:cs="Times New Roman"/>
          <w:b/>
          <w:color w:val="auto"/>
          <w:sz w:val="28"/>
          <w:szCs w:val="28"/>
          <w:shd w:val="clear" w:color="auto" w:fill="FFFFFF"/>
          <w:lang w:val="en-IN"/>
        </w:rPr>
      </w:pPr>
      <w:bookmarkStart w:id="2" w:name="_Toc76156180"/>
      <w:r w:rsidRPr="00F415ED">
        <w:rPr>
          <w:rFonts w:ascii="Times New Roman" w:hAnsi="Times New Roman" w:cs="Times New Roman"/>
          <w:b/>
          <w:color w:val="auto"/>
          <w:sz w:val="28"/>
          <w:szCs w:val="28"/>
          <w:shd w:val="clear" w:color="auto" w:fill="FFFFFF"/>
          <w:lang w:val="en-IN"/>
        </w:rPr>
        <w:t>1.1 Introduction to Bio composites.</w:t>
      </w:r>
      <w:bookmarkEnd w:id="2"/>
    </w:p>
    <w:p w14:paraId="7D7C63D0" w14:textId="77777777" w:rsidR="00D803AD" w:rsidRDefault="00D803AD" w:rsidP="00D803AD">
      <w:pPr>
        <w:autoSpaceDE w:val="0"/>
        <w:autoSpaceDN w:val="0"/>
        <w:adjustRightInd w:val="0"/>
        <w:spacing w:line="360" w:lineRule="auto"/>
        <w:ind w:firstLineChars="200" w:firstLine="480"/>
        <w:jc w:val="both"/>
        <w:rPr>
          <w:color w:val="000000" w:themeColor="text1"/>
          <w:shd w:val="clear" w:color="auto" w:fill="FFFFFF"/>
          <w:lang w:val="en-IN"/>
        </w:rPr>
      </w:pPr>
      <w:r>
        <w:rPr>
          <w:color w:val="000000" w:themeColor="text1"/>
          <w:shd w:val="clear" w:color="auto" w:fill="FFFFFF"/>
          <w:lang w:val="en-IN"/>
        </w:rPr>
        <w:t xml:space="preserve">A bio-composite is a material formed by matrix and a reinforcement of natural </w:t>
      </w:r>
      <w:proofErr w:type="spellStart"/>
      <w:r>
        <w:rPr>
          <w:color w:val="000000" w:themeColor="text1"/>
          <w:shd w:val="clear" w:color="auto" w:fill="FFFFFF"/>
          <w:lang w:val="en-IN"/>
        </w:rPr>
        <w:t>fibers</w:t>
      </w:r>
      <w:proofErr w:type="spellEnd"/>
      <w:r>
        <w:rPr>
          <w:color w:val="000000" w:themeColor="text1"/>
          <w:shd w:val="clear" w:color="auto" w:fill="FFFFFF"/>
          <w:lang w:val="en-IN"/>
        </w:rPr>
        <w:t>.</w:t>
      </w:r>
    </w:p>
    <w:p w14:paraId="280E16EE" w14:textId="77777777" w:rsidR="00D803AD" w:rsidRDefault="00D803AD" w:rsidP="00D803AD">
      <w:pPr>
        <w:autoSpaceDE w:val="0"/>
        <w:autoSpaceDN w:val="0"/>
        <w:adjustRightInd w:val="0"/>
        <w:spacing w:line="360" w:lineRule="auto"/>
        <w:jc w:val="both"/>
        <w:rPr>
          <w:color w:val="000000" w:themeColor="text1"/>
          <w:shd w:val="clear" w:color="auto" w:fill="FFFFFF"/>
          <w:lang w:val="en-IN"/>
        </w:rPr>
      </w:pPr>
      <w:r>
        <w:rPr>
          <w:color w:val="000000" w:themeColor="text1"/>
          <w:shd w:val="clear" w:color="auto" w:fill="FFFFFF"/>
          <w:lang w:val="en-IN"/>
        </w:rPr>
        <w:t xml:space="preserve">Environmental concern and cost of synthetic </w:t>
      </w:r>
      <w:proofErr w:type="spellStart"/>
      <w:r>
        <w:rPr>
          <w:color w:val="000000" w:themeColor="text1"/>
          <w:shd w:val="clear" w:color="auto" w:fill="FFFFFF"/>
          <w:lang w:val="en-IN"/>
        </w:rPr>
        <w:t>fibers</w:t>
      </w:r>
      <w:proofErr w:type="spellEnd"/>
      <w:r>
        <w:rPr>
          <w:color w:val="000000" w:themeColor="text1"/>
          <w:shd w:val="clear" w:color="auto" w:fill="FFFFFF"/>
          <w:lang w:val="en-IN"/>
        </w:rPr>
        <w:t xml:space="preserve"> have led the foundation of using natural </w:t>
      </w:r>
      <w:proofErr w:type="spellStart"/>
      <w:r>
        <w:rPr>
          <w:color w:val="000000" w:themeColor="text1"/>
          <w:shd w:val="clear" w:color="auto" w:fill="FFFFFF"/>
          <w:lang w:val="en-IN"/>
        </w:rPr>
        <w:t>fiber</w:t>
      </w:r>
      <w:proofErr w:type="spellEnd"/>
      <w:r>
        <w:rPr>
          <w:color w:val="000000" w:themeColor="text1"/>
          <w:shd w:val="clear" w:color="auto" w:fill="FFFFFF"/>
          <w:lang w:val="en-IN"/>
        </w:rPr>
        <w:t xml:space="preserve"> as reinforcement in polymeric composites. The matrix phase is formed by polymers derived from renewable and non-renewable resources. Advocates of bio-composites state that use of these materials improve health and safety in production, are light in weight, have a visual appeal similar to that of wood and are environmentally superior.</w:t>
      </w:r>
    </w:p>
    <w:p w14:paraId="3F925F62" w14:textId="77777777" w:rsidR="00D803AD" w:rsidRPr="00F415ED" w:rsidRDefault="00D803AD" w:rsidP="00D803AD">
      <w:pPr>
        <w:pStyle w:val="Heading2"/>
        <w:rPr>
          <w:rFonts w:ascii="Times New Roman" w:hAnsi="Times New Roman" w:cs="Times New Roman"/>
          <w:b/>
          <w:color w:val="auto"/>
          <w:sz w:val="28"/>
          <w:szCs w:val="28"/>
          <w:shd w:val="clear" w:color="auto" w:fill="FFFFFF"/>
          <w:lang w:val="en-IN"/>
        </w:rPr>
      </w:pPr>
      <w:bookmarkStart w:id="3" w:name="_Toc76156181"/>
      <w:r w:rsidRPr="00F415ED">
        <w:rPr>
          <w:rFonts w:ascii="Times New Roman" w:hAnsi="Times New Roman" w:cs="Times New Roman"/>
          <w:b/>
          <w:color w:val="auto"/>
          <w:sz w:val="28"/>
          <w:szCs w:val="28"/>
          <w:shd w:val="clear" w:color="auto" w:fill="FFFFFF"/>
          <w:lang w:val="en-IN"/>
        </w:rPr>
        <w:t>1.2 Classification of bio</w:t>
      </w:r>
      <w:r>
        <w:rPr>
          <w:rFonts w:ascii="Times New Roman" w:hAnsi="Times New Roman" w:cs="Times New Roman"/>
          <w:b/>
          <w:color w:val="auto"/>
          <w:sz w:val="28"/>
          <w:szCs w:val="28"/>
          <w:shd w:val="clear" w:color="auto" w:fill="FFFFFF"/>
          <w:lang w:val="en-IN"/>
        </w:rPr>
        <w:t>-</w:t>
      </w:r>
      <w:r w:rsidRPr="00F415ED">
        <w:rPr>
          <w:rFonts w:ascii="Times New Roman" w:hAnsi="Times New Roman" w:cs="Times New Roman"/>
          <w:b/>
          <w:color w:val="auto"/>
          <w:sz w:val="28"/>
          <w:szCs w:val="28"/>
          <w:shd w:val="clear" w:color="auto" w:fill="FFFFFF"/>
          <w:lang w:val="en-IN"/>
        </w:rPr>
        <w:t>composites</w:t>
      </w:r>
      <w:r>
        <w:rPr>
          <w:rFonts w:ascii="Times New Roman" w:hAnsi="Times New Roman" w:cs="Times New Roman"/>
          <w:b/>
          <w:color w:val="auto"/>
          <w:sz w:val="28"/>
          <w:szCs w:val="28"/>
          <w:shd w:val="clear" w:color="auto" w:fill="FFFFFF"/>
          <w:lang w:val="en-IN"/>
        </w:rPr>
        <w:t>.</w:t>
      </w:r>
      <w:bookmarkEnd w:id="3"/>
    </w:p>
    <w:p w14:paraId="6D6211E8" w14:textId="77777777" w:rsidR="00D803AD" w:rsidRDefault="00D803AD" w:rsidP="00D803AD">
      <w:pPr>
        <w:keepNext/>
      </w:pPr>
      <w:r>
        <w:t xml:space="preserve">             </w:t>
      </w:r>
      <w:r>
        <w:rPr>
          <w:noProof/>
        </w:rPr>
        <w:drawing>
          <wp:inline distT="0" distB="0" distL="0" distR="0" wp14:anchorId="1F0C1E2C" wp14:editId="2EEE2FF7">
            <wp:extent cx="438150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5).png"/>
                    <pic:cNvPicPr/>
                  </pic:nvPicPr>
                  <pic:blipFill rotWithShape="1">
                    <a:blip r:embed="rId18">
                      <a:extLst>
                        <a:ext uri="{28A0092B-C50C-407E-A947-70E740481C1C}">
                          <a14:useLocalDpi xmlns:a14="http://schemas.microsoft.com/office/drawing/2010/main" val="0"/>
                        </a:ext>
                      </a:extLst>
                    </a:blip>
                    <a:srcRect l="15630" t="25000" r="14568" b="17672"/>
                    <a:stretch/>
                  </pic:blipFill>
                  <pic:spPr bwMode="auto">
                    <a:xfrm>
                      <a:off x="0" y="0"/>
                      <a:ext cx="4381500" cy="2533650"/>
                    </a:xfrm>
                    <a:prstGeom prst="rect">
                      <a:avLst/>
                    </a:prstGeom>
                    <a:ln>
                      <a:noFill/>
                    </a:ln>
                    <a:extLst>
                      <a:ext uri="{53640926-AAD7-44D8-BBD7-CCE9431645EC}">
                        <a14:shadowObscured xmlns:a14="http://schemas.microsoft.com/office/drawing/2010/main"/>
                      </a:ext>
                    </a:extLst>
                  </pic:spPr>
                </pic:pic>
              </a:graphicData>
            </a:graphic>
          </wp:inline>
        </w:drawing>
      </w:r>
    </w:p>
    <w:p w14:paraId="6655F348" w14:textId="77777777" w:rsidR="00D803AD" w:rsidRDefault="00D803AD" w:rsidP="00D803AD">
      <w:pPr>
        <w:pStyle w:val="Caption"/>
      </w:pPr>
      <w:r>
        <w:t xml:space="preserve">                         </w:t>
      </w:r>
    </w:p>
    <w:p w14:paraId="0A62F0B2" w14:textId="77777777" w:rsidR="00D803AD" w:rsidRDefault="00D803AD" w:rsidP="00D803AD">
      <w:pPr>
        <w:pStyle w:val="Caption"/>
      </w:pPr>
      <w:r>
        <w:t xml:space="preserve">                      </w:t>
      </w:r>
      <w:bookmarkStart w:id="4" w:name="_Toc75990070"/>
      <w:bookmarkStart w:id="5" w:name="_Toc75990578"/>
      <w:r w:rsidRPr="001C00AD">
        <w:rPr>
          <w:color w:val="auto"/>
        </w:rPr>
        <w:t xml:space="preserve">Figure </w:t>
      </w:r>
      <w:r w:rsidRPr="001C00AD">
        <w:rPr>
          <w:color w:val="auto"/>
        </w:rPr>
        <w:fldChar w:fldCharType="begin"/>
      </w:r>
      <w:r w:rsidRPr="001C00AD">
        <w:rPr>
          <w:color w:val="auto"/>
        </w:rPr>
        <w:instrText xml:space="preserve"> SEQ Figure \* ARABIC </w:instrText>
      </w:r>
      <w:r w:rsidRPr="001C00AD">
        <w:rPr>
          <w:color w:val="auto"/>
        </w:rPr>
        <w:fldChar w:fldCharType="separate"/>
      </w:r>
      <w:r>
        <w:rPr>
          <w:noProof/>
          <w:color w:val="auto"/>
        </w:rPr>
        <w:t>1</w:t>
      </w:r>
      <w:r w:rsidRPr="001C00AD">
        <w:rPr>
          <w:color w:val="auto"/>
        </w:rPr>
        <w:fldChar w:fldCharType="end"/>
      </w:r>
      <w:r w:rsidRPr="001C00AD">
        <w:rPr>
          <w:color w:val="auto"/>
        </w:rPr>
        <w:t>.2.1. Classification of bio-composites</w:t>
      </w:r>
      <w:r>
        <w:rPr>
          <w:color w:val="auto"/>
        </w:rPr>
        <w:t xml:space="preserve"> and their manufacturing process</w:t>
      </w:r>
      <w:r w:rsidRPr="001C00AD">
        <w:rPr>
          <w:color w:val="auto"/>
        </w:rPr>
        <w:t>.</w:t>
      </w:r>
      <w:bookmarkEnd w:id="4"/>
      <w:bookmarkEnd w:id="5"/>
    </w:p>
    <w:p w14:paraId="10B8807C" w14:textId="77777777" w:rsidR="00D803AD" w:rsidRDefault="00D803AD" w:rsidP="00D803AD">
      <w:pPr>
        <w:rPr>
          <w:shd w:val="clear" w:color="auto" w:fill="FFFFFF"/>
          <w:lang w:val="en-IN"/>
        </w:rPr>
      </w:pPr>
      <w:r>
        <w:rPr>
          <w:shd w:val="clear" w:color="auto" w:fill="FFFFFF"/>
          <w:lang w:val="en-IN"/>
        </w:rPr>
        <w:t xml:space="preserve">                      </w:t>
      </w:r>
    </w:p>
    <w:p w14:paraId="1125C1C8" w14:textId="77777777" w:rsidR="00D803AD" w:rsidRDefault="00D803AD" w:rsidP="00D803AD">
      <w:pPr>
        <w:spacing w:before="91"/>
        <w:ind w:right="553"/>
        <w:rPr>
          <w:b/>
          <w:bCs/>
          <w:color w:val="000000" w:themeColor="text1"/>
          <w:sz w:val="28"/>
          <w:szCs w:val="28"/>
          <w:shd w:val="clear" w:color="auto" w:fill="FFFFFF"/>
          <w:lang w:val="en-IN"/>
        </w:rPr>
      </w:pPr>
      <w:r>
        <w:rPr>
          <w:b/>
          <w:sz w:val="20"/>
        </w:rPr>
        <w:t xml:space="preserve">                            </w:t>
      </w:r>
    </w:p>
    <w:p w14:paraId="7087D9FD" w14:textId="77777777" w:rsidR="00D803AD" w:rsidRDefault="00D803AD" w:rsidP="00D803AD">
      <w:pPr>
        <w:autoSpaceDE w:val="0"/>
        <w:autoSpaceDN w:val="0"/>
        <w:adjustRightInd w:val="0"/>
        <w:spacing w:line="360" w:lineRule="auto"/>
        <w:jc w:val="both"/>
        <w:rPr>
          <w:color w:val="000000" w:themeColor="text1"/>
          <w:shd w:val="clear" w:color="auto" w:fill="FFFFFF"/>
          <w:lang w:val="en-IN"/>
        </w:rPr>
      </w:pPr>
      <w:r>
        <w:rPr>
          <w:b/>
          <w:color w:val="000000" w:themeColor="text1"/>
          <w:shd w:val="clear" w:color="auto" w:fill="FFFFFF"/>
          <w:lang w:val="en-IN"/>
        </w:rPr>
        <w:t>1.2.1</w:t>
      </w:r>
      <w:r>
        <w:rPr>
          <w:color w:val="000000" w:themeColor="text1"/>
          <w:shd w:val="clear" w:color="auto" w:fill="FFFFFF"/>
          <w:lang w:val="en-IN"/>
        </w:rPr>
        <w:t xml:space="preserve">. Based on </w:t>
      </w:r>
      <w:proofErr w:type="gramStart"/>
      <w:r>
        <w:rPr>
          <w:color w:val="000000" w:themeColor="text1"/>
          <w:shd w:val="clear" w:color="auto" w:fill="FFFFFF"/>
          <w:lang w:val="en-IN"/>
        </w:rPr>
        <w:t>Reinforcement :</w:t>
      </w:r>
      <w:proofErr w:type="gramEnd"/>
    </w:p>
    <w:p w14:paraId="26C2B1ED" w14:textId="77777777" w:rsidR="00D803AD" w:rsidRDefault="00D803AD" w:rsidP="00D803AD">
      <w:pPr>
        <w:autoSpaceDE w:val="0"/>
        <w:autoSpaceDN w:val="0"/>
        <w:adjustRightInd w:val="0"/>
        <w:spacing w:line="360" w:lineRule="auto"/>
        <w:jc w:val="both"/>
      </w:pPr>
      <w:r w:rsidRPr="009B50E8">
        <w:rPr>
          <w:b/>
          <w:color w:val="000000" w:themeColor="text1"/>
          <w:shd w:val="clear" w:color="auto" w:fill="FFFFFF"/>
          <w:lang w:val="en-IN"/>
        </w:rPr>
        <w:t xml:space="preserve">1. Non wood </w:t>
      </w:r>
      <w:proofErr w:type="spellStart"/>
      <w:proofErr w:type="gramStart"/>
      <w:r w:rsidRPr="009B50E8">
        <w:rPr>
          <w:b/>
          <w:color w:val="000000" w:themeColor="text1"/>
          <w:shd w:val="clear" w:color="auto" w:fill="FFFFFF"/>
          <w:lang w:val="en-IN"/>
        </w:rPr>
        <w:t>fibers</w:t>
      </w:r>
      <w:proofErr w:type="spellEnd"/>
      <w:r>
        <w:rPr>
          <w:color w:val="000000" w:themeColor="text1"/>
          <w:shd w:val="clear" w:color="auto" w:fill="FFFFFF"/>
          <w:lang w:val="en-IN"/>
        </w:rPr>
        <w:t xml:space="preserve"> </w:t>
      </w:r>
      <w:r>
        <w:rPr>
          <w:b/>
          <w:bCs/>
          <w:color w:val="000000" w:themeColor="text1"/>
          <w:shd w:val="clear" w:color="auto" w:fill="FFFFFF"/>
          <w:lang w:val="en-IN"/>
        </w:rPr>
        <w:t>:</w:t>
      </w:r>
      <w:proofErr w:type="gramEnd"/>
      <w:r>
        <w:rPr>
          <w:color w:val="000000" w:themeColor="text1"/>
          <w:shd w:val="clear" w:color="auto" w:fill="FFFFFF"/>
          <w:lang w:val="en-IN"/>
        </w:rPr>
        <w:t xml:space="preserve"> </w:t>
      </w:r>
      <w:r>
        <w:t xml:space="preserve">The non-wood fibers are also natural fibers which have good mechanical  </w:t>
      </w:r>
    </w:p>
    <w:p w14:paraId="1630A40C" w14:textId="77777777" w:rsidR="00D803AD" w:rsidRDefault="00D803AD" w:rsidP="00D803AD">
      <w:pPr>
        <w:autoSpaceDE w:val="0"/>
        <w:autoSpaceDN w:val="0"/>
        <w:adjustRightInd w:val="0"/>
        <w:spacing w:line="360" w:lineRule="auto"/>
        <w:jc w:val="both"/>
      </w:pPr>
      <w:r>
        <w:t xml:space="preserve">  and physical properties. Also, these fibers are long fibers, and these also have high cellulose  </w:t>
      </w:r>
    </w:p>
    <w:p w14:paraId="470906B0" w14:textId="77777777" w:rsidR="00D803AD" w:rsidRDefault="00D803AD" w:rsidP="00D803AD">
      <w:pPr>
        <w:autoSpaceDE w:val="0"/>
        <w:autoSpaceDN w:val="0"/>
        <w:adjustRightInd w:val="0"/>
        <w:spacing w:line="360" w:lineRule="auto"/>
        <w:jc w:val="both"/>
      </w:pPr>
      <w:r>
        <w:t xml:space="preserve">  content, which gives high tensile strength. The most widely used non wood fibers are  </w:t>
      </w:r>
    </w:p>
    <w:p w14:paraId="405269CD" w14:textId="77777777" w:rsidR="00D803AD" w:rsidRDefault="00D803AD" w:rsidP="00D803AD">
      <w:pPr>
        <w:autoSpaceDE w:val="0"/>
        <w:autoSpaceDN w:val="0"/>
        <w:adjustRightInd w:val="0"/>
        <w:spacing w:line="360" w:lineRule="auto"/>
        <w:jc w:val="both"/>
        <w:rPr>
          <w:color w:val="000000" w:themeColor="text1"/>
          <w:shd w:val="clear" w:color="auto" w:fill="FFFFFF"/>
          <w:lang w:val="en-IN"/>
        </w:rPr>
      </w:pPr>
      <w:r>
        <w:t xml:space="preserve">  extracted from hemp, kenaf, jute and reeds.</w:t>
      </w:r>
    </w:p>
    <w:p w14:paraId="34B1AB79" w14:textId="77777777" w:rsidR="00D803AD" w:rsidRDefault="00D803AD" w:rsidP="00D803AD">
      <w:pPr>
        <w:rPr>
          <w:sz w:val="28"/>
          <w:szCs w:val="28"/>
        </w:rPr>
      </w:pPr>
    </w:p>
    <w:p w14:paraId="2CA79390" w14:textId="77777777" w:rsidR="00C34D54" w:rsidRDefault="00C34D54" w:rsidP="00C34D54">
      <w:pPr>
        <w:autoSpaceDE w:val="0"/>
        <w:autoSpaceDN w:val="0"/>
        <w:adjustRightInd w:val="0"/>
        <w:spacing w:line="360" w:lineRule="auto"/>
        <w:jc w:val="both"/>
      </w:pPr>
      <w:r w:rsidRPr="009B50E8">
        <w:rPr>
          <w:b/>
          <w:color w:val="000000" w:themeColor="text1"/>
          <w:shd w:val="clear" w:color="auto" w:fill="FFFFFF"/>
          <w:lang w:val="en-IN"/>
        </w:rPr>
        <w:lastRenderedPageBreak/>
        <w:t xml:space="preserve">2. Wood </w:t>
      </w:r>
      <w:proofErr w:type="spellStart"/>
      <w:proofErr w:type="gramStart"/>
      <w:r w:rsidRPr="009B50E8">
        <w:rPr>
          <w:b/>
          <w:color w:val="000000" w:themeColor="text1"/>
          <w:shd w:val="clear" w:color="auto" w:fill="FFFFFF"/>
          <w:lang w:val="en-IN"/>
        </w:rPr>
        <w:t>fibers</w:t>
      </w:r>
      <w:proofErr w:type="spellEnd"/>
      <w:r>
        <w:rPr>
          <w:b/>
          <w:bCs/>
          <w:color w:val="000000" w:themeColor="text1"/>
          <w:shd w:val="clear" w:color="auto" w:fill="FFFFFF"/>
          <w:lang w:val="en-IN"/>
        </w:rPr>
        <w:t xml:space="preserve"> :</w:t>
      </w:r>
      <w:proofErr w:type="gramEnd"/>
      <w:r>
        <w:rPr>
          <w:color w:val="000000" w:themeColor="text1"/>
          <w:shd w:val="clear" w:color="auto" w:fill="FFFFFF"/>
          <w:lang w:val="en-IN"/>
        </w:rPr>
        <w:t xml:space="preserve"> </w:t>
      </w:r>
      <w:r>
        <w:t xml:space="preserve">Wood fibers are those which are derived from tree. Fibers are extracted  </w:t>
      </w:r>
    </w:p>
    <w:p w14:paraId="33D4B4B5" w14:textId="77777777" w:rsidR="00C34D54" w:rsidRDefault="00C34D54" w:rsidP="00C34D54">
      <w:pPr>
        <w:autoSpaceDE w:val="0"/>
        <w:autoSpaceDN w:val="0"/>
        <w:adjustRightInd w:val="0"/>
        <w:spacing w:line="360" w:lineRule="auto"/>
        <w:jc w:val="both"/>
      </w:pPr>
      <w:r>
        <w:t xml:space="preserve">  from wood using chemical and/or physical process. Wood fibers are relatively shorter and  </w:t>
      </w:r>
    </w:p>
    <w:p w14:paraId="022562D8" w14:textId="77777777" w:rsidR="00C34D54" w:rsidRDefault="00C34D54" w:rsidP="00C34D54">
      <w:pPr>
        <w:autoSpaceDE w:val="0"/>
        <w:autoSpaceDN w:val="0"/>
        <w:adjustRightInd w:val="0"/>
        <w:spacing w:line="360" w:lineRule="auto"/>
        <w:jc w:val="both"/>
      </w:pPr>
      <w:r>
        <w:t xml:space="preserve">  also do not have the high tensile properties seen in natural fibers.</w:t>
      </w:r>
    </w:p>
    <w:p w14:paraId="6F4D98D6" w14:textId="77777777" w:rsidR="00C34D54" w:rsidRDefault="00C34D54" w:rsidP="00C34D54">
      <w:pPr>
        <w:autoSpaceDE w:val="0"/>
        <w:autoSpaceDN w:val="0"/>
        <w:adjustRightInd w:val="0"/>
        <w:spacing w:line="360" w:lineRule="auto"/>
        <w:jc w:val="both"/>
        <w:rPr>
          <w:lang w:val="en-IN"/>
        </w:rPr>
      </w:pPr>
      <w:r>
        <w:rPr>
          <w:lang w:val="en-IN"/>
        </w:rPr>
        <w:t xml:space="preserve">  Some examples for natural </w:t>
      </w:r>
      <w:proofErr w:type="gramStart"/>
      <w:r>
        <w:rPr>
          <w:lang w:val="en-IN"/>
        </w:rPr>
        <w:t>reinforcements</w:t>
      </w:r>
      <w:r>
        <w:rPr>
          <w:b/>
          <w:bCs/>
          <w:lang w:val="en-IN"/>
        </w:rPr>
        <w:t xml:space="preserve"> :</w:t>
      </w:r>
      <w:proofErr w:type="gramEnd"/>
      <w:r>
        <w:rPr>
          <w:b/>
          <w:bCs/>
          <w:lang w:val="en-IN"/>
        </w:rPr>
        <w:t xml:space="preserve"> </w:t>
      </w:r>
      <w:r>
        <w:rPr>
          <w:lang w:val="en-IN"/>
        </w:rPr>
        <w:t>Coir</w:t>
      </w:r>
      <w:r>
        <w:rPr>
          <w:b/>
          <w:bCs/>
          <w:lang w:val="en-IN"/>
        </w:rPr>
        <w:t xml:space="preserve">, </w:t>
      </w:r>
      <w:r>
        <w:rPr>
          <w:lang w:val="en-IN"/>
        </w:rPr>
        <w:t xml:space="preserve">Sisal, Bagasse, Jute, Sheep wool, Chicken    </w:t>
      </w:r>
    </w:p>
    <w:p w14:paraId="0EED3592" w14:textId="77777777" w:rsidR="00C34D54" w:rsidRDefault="00C34D54" w:rsidP="00C34D54">
      <w:pPr>
        <w:autoSpaceDE w:val="0"/>
        <w:autoSpaceDN w:val="0"/>
        <w:adjustRightInd w:val="0"/>
        <w:spacing w:line="360" w:lineRule="auto"/>
        <w:jc w:val="both"/>
        <w:rPr>
          <w:lang w:val="en-IN"/>
        </w:rPr>
      </w:pPr>
      <w:r>
        <w:rPr>
          <w:lang w:val="en-IN"/>
        </w:rPr>
        <w:t xml:space="preserve">  feathers etc….</w:t>
      </w:r>
    </w:p>
    <w:p w14:paraId="3D2CD4C4" w14:textId="77777777" w:rsidR="00C34D54" w:rsidRDefault="00C34D54" w:rsidP="00C34D54">
      <w:pPr>
        <w:autoSpaceDE w:val="0"/>
        <w:autoSpaceDN w:val="0"/>
        <w:adjustRightInd w:val="0"/>
        <w:spacing w:line="360" w:lineRule="auto"/>
        <w:jc w:val="both"/>
        <w:rPr>
          <w:lang w:val="en-IN"/>
        </w:rPr>
      </w:pPr>
      <w:r>
        <w:rPr>
          <w:lang w:val="en-IN"/>
        </w:rPr>
        <w:t xml:space="preserve">  Some examples for the </w:t>
      </w:r>
      <w:proofErr w:type="gramStart"/>
      <w:r>
        <w:rPr>
          <w:lang w:val="en-IN"/>
        </w:rPr>
        <w:t xml:space="preserve">matrix </w:t>
      </w:r>
      <w:r>
        <w:rPr>
          <w:b/>
          <w:bCs/>
          <w:lang w:val="en-IN"/>
        </w:rPr>
        <w:t>:</w:t>
      </w:r>
      <w:proofErr w:type="gramEnd"/>
      <w:r>
        <w:rPr>
          <w:lang w:val="en-IN"/>
        </w:rPr>
        <w:t xml:space="preserve"> Polypropylene, Polyethene, Epoxy resin, Polyvinyl    </w:t>
      </w:r>
    </w:p>
    <w:p w14:paraId="7BEB3BEA" w14:textId="77777777" w:rsidR="00C34D54" w:rsidRDefault="00C34D54" w:rsidP="00C34D54">
      <w:pPr>
        <w:autoSpaceDE w:val="0"/>
        <w:autoSpaceDN w:val="0"/>
        <w:adjustRightInd w:val="0"/>
        <w:spacing w:line="360" w:lineRule="auto"/>
        <w:jc w:val="both"/>
        <w:rPr>
          <w:lang w:val="en-IN"/>
        </w:rPr>
      </w:pPr>
      <w:r>
        <w:rPr>
          <w:lang w:val="en-IN"/>
        </w:rPr>
        <w:t xml:space="preserve">  chloride, Polyethylene etc…</w:t>
      </w:r>
    </w:p>
    <w:p w14:paraId="0A66829D" w14:textId="77777777" w:rsidR="00C34D54" w:rsidRDefault="00C34D54" w:rsidP="00C34D54">
      <w:pPr>
        <w:autoSpaceDE w:val="0"/>
        <w:autoSpaceDN w:val="0"/>
        <w:adjustRightInd w:val="0"/>
        <w:spacing w:line="360" w:lineRule="auto"/>
        <w:jc w:val="both"/>
        <w:rPr>
          <w:lang w:val="en-IN"/>
        </w:rPr>
      </w:pPr>
    </w:p>
    <w:p w14:paraId="19AD653A" w14:textId="77777777" w:rsidR="00C34D54" w:rsidRDefault="00C34D54" w:rsidP="00C34D54">
      <w:pPr>
        <w:pStyle w:val="Heading2"/>
        <w:rPr>
          <w:rFonts w:ascii="Times New Roman" w:hAnsi="Times New Roman" w:cs="Times New Roman"/>
          <w:b/>
          <w:color w:val="auto"/>
          <w:sz w:val="28"/>
          <w:szCs w:val="28"/>
          <w:shd w:val="clear" w:color="auto" w:fill="FFFFFF"/>
          <w:lang w:val="en-IN"/>
        </w:rPr>
      </w:pPr>
      <w:bookmarkStart w:id="6" w:name="_Toc76156182"/>
      <w:r w:rsidRPr="00F415ED">
        <w:rPr>
          <w:rFonts w:ascii="Times New Roman" w:hAnsi="Times New Roman" w:cs="Times New Roman"/>
          <w:b/>
          <w:color w:val="auto"/>
          <w:sz w:val="28"/>
          <w:szCs w:val="28"/>
          <w:shd w:val="clear" w:color="auto" w:fill="FFFFFF"/>
          <w:lang w:val="en-IN"/>
        </w:rPr>
        <w:t>1.3. Need for Bio-composites.</w:t>
      </w:r>
      <w:bookmarkEnd w:id="6"/>
    </w:p>
    <w:p w14:paraId="2C1131A5" w14:textId="77777777" w:rsidR="00C34D54" w:rsidRPr="004066E8" w:rsidRDefault="00C34D54" w:rsidP="00C34D54">
      <w:pPr>
        <w:rPr>
          <w:lang w:val="en-IN"/>
        </w:rPr>
      </w:pPr>
    </w:p>
    <w:p w14:paraId="2AAA5D09" w14:textId="77777777" w:rsidR="00C34D54" w:rsidRDefault="00C34D54" w:rsidP="00C34D54">
      <w:pPr>
        <w:pStyle w:val="BodyText"/>
        <w:spacing w:before="159" w:line="360" w:lineRule="auto"/>
        <w:ind w:right="640"/>
        <w:jc w:val="both"/>
      </w:pPr>
      <w:r>
        <w:t xml:space="preserve">Knowing the need to combat wood scarcity, substitute materials are continuously being looked for. One of the possible solutions is to promote the development and utilization of composite material based on </w:t>
      </w:r>
      <w:proofErr w:type="spellStart"/>
      <w:r>
        <w:t>agro</w:t>
      </w:r>
      <w:proofErr w:type="spellEnd"/>
      <w:r>
        <w:t>-material.</w:t>
      </w:r>
    </w:p>
    <w:p w14:paraId="64BFF0CB" w14:textId="77777777" w:rsidR="00C34D54" w:rsidRPr="00D46AC9" w:rsidRDefault="00C34D54" w:rsidP="00C34D54">
      <w:pPr>
        <w:autoSpaceDE w:val="0"/>
        <w:autoSpaceDN w:val="0"/>
        <w:adjustRightInd w:val="0"/>
        <w:spacing w:line="360" w:lineRule="auto"/>
        <w:ind w:firstLineChars="200" w:firstLine="480"/>
        <w:jc w:val="both"/>
        <w:rPr>
          <w:color w:val="000000" w:themeColor="text1"/>
          <w:shd w:val="clear" w:color="auto" w:fill="FFFFFF"/>
          <w:lang w:val="en-IN"/>
        </w:rPr>
      </w:pPr>
      <w:r w:rsidRPr="00D46AC9">
        <w:rPr>
          <w:color w:val="000000" w:themeColor="text1"/>
          <w:shd w:val="clear" w:color="auto" w:fill="FFFFFF"/>
          <w:lang w:val="en-IN"/>
        </w:rPr>
        <w:t xml:space="preserve">The interest in bio-composites is rapidly growing in terms of industrial applications (automobiles, railway coach, aerospace, military applications, construction &amp; packaging) and fundamental research, due to several benefits (renewable, cheap, recyclable, and biodegradable). In addition, the perceived shortage and pressure to decrease the dependence on wood and plastic (non-renewable) materials, has led to additional interests on other renewable materials. Bio-composites can be used alone, or as a complement to standard materials, such as carbon </w:t>
      </w:r>
      <w:proofErr w:type="spellStart"/>
      <w:r w:rsidRPr="00D46AC9">
        <w:rPr>
          <w:color w:val="000000" w:themeColor="text1"/>
          <w:shd w:val="clear" w:color="auto" w:fill="FFFFFF"/>
          <w:lang w:val="en-IN"/>
        </w:rPr>
        <w:t>fiber</w:t>
      </w:r>
      <w:proofErr w:type="spellEnd"/>
      <w:r w:rsidRPr="00D46AC9">
        <w:rPr>
          <w:color w:val="000000" w:themeColor="text1"/>
          <w:shd w:val="clear" w:color="auto" w:fill="FFFFFF"/>
          <w:lang w:val="en-IN"/>
        </w:rPr>
        <w:t>.</w:t>
      </w:r>
    </w:p>
    <w:p w14:paraId="32858360" w14:textId="77777777" w:rsidR="00C34D54" w:rsidRDefault="00C34D54" w:rsidP="00C34D54">
      <w:pPr>
        <w:pStyle w:val="BodyText"/>
        <w:spacing w:before="90" w:line="360" w:lineRule="auto"/>
        <w:ind w:right="634"/>
        <w:jc w:val="both"/>
      </w:pPr>
      <w:r>
        <w:t>Advocates of bio-composites state that use of these materials improves health and safety in their production, are lighter in weight, have a visual appeal similar to that of wood, and are environmentally superior. One advantage of natural fibers is their low density, which results in a higher tensile strength</w:t>
      </w:r>
      <w:r>
        <w:rPr>
          <w:spacing w:val="32"/>
        </w:rPr>
        <w:t xml:space="preserve"> </w:t>
      </w:r>
      <w:r>
        <w:t xml:space="preserve">and stiffness than glass fibers, besides of its lower manufacturing costs. By varying process parameters and binding agents, a wide variety of composite could be made from </w:t>
      </w:r>
      <w:proofErr w:type="spellStart"/>
      <w:r>
        <w:t>agro</w:t>
      </w:r>
      <w:proofErr w:type="spellEnd"/>
      <w:r>
        <w:t>- based raw materials and can substitute solid wood.</w:t>
      </w:r>
    </w:p>
    <w:p w14:paraId="470DB55E" w14:textId="77777777" w:rsidR="00C34D54" w:rsidRDefault="00C34D54" w:rsidP="00C34D54">
      <w:pPr>
        <w:pStyle w:val="Heading2"/>
        <w:rPr>
          <w:rFonts w:ascii="Times New Roman" w:hAnsi="Times New Roman" w:cs="Times New Roman"/>
          <w:b/>
          <w:color w:val="auto"/>
          <w:sz w:val="28"/>
          <w:szCs w:val="28"/>
          <w:shd w:val="clear" w:color="auto" w:fill="FFFFFF"/>
          <w:lang w:val="en-IN"/>
        </w:rPr>
      </w:pPr>
    </w:p>
    <w:p w14:paraId="73F3B987" w14:textId="77777777" w:rsidR="00C34D54" w:rsidRPr="00F415ED" w:rsidRDefault="00C34D54" w:rsidP="00C34D54">
      <w:pPr>
        <w:pStyle w:val="Heading2"/>
        <w:rPr>
          <w:rFonts w:ascii="Times New Roman" w:hAnsi="Times New Roman" w:cs="Times New Roman"/>
          <w:b/>
          <w:color w:val="auto"/>
          <w:sz w:val="28"/>
          <w:szCs w:val="28"/>
          <w:shd w:val="clear" w:color="auto" w:fill="FFFFFF"/>
          <w:lang w:val="en-IN"/>
        </w:rPr>
      </w:pPr>
      <w:bookmarkStart w:id="7" w:name="_Toc76156183"/>
      <w:r w:rsidRPr="00F415ED">
        <w:rPr>
          <w:rFonts w:ascii="Times New Roman" w:hAnsi="Times New Roman" w:cs="Times New Roman"/>
          <w:b/>
          <w:color w:val="auto"/>
          <w:sz w:val="28"/>
          <w:szCs w:val="28"/>
          <w:shd w:val="clear" w:color="auto" w:fill="FFFFFF"/>
          <w:lang w:val="en-IN"/>
        </w:rPr>
        <w:t>1.4. Method of processing Bio-composites</w:t>
      </w:r>
      <w:r>
        <w:rPr>
          <w:rFonts w:ascii="Times New Roman" w:hAnsi="Times New Roman" w:cs="Times New Roman"/>
          <w:b/>
          <w:color w:val="auto"/>
          <w:sz w:val="28"/>
          <w:szCs w:val="28"/>
          <w:shd w:val="clear" w:color="auto" w:fill="FFFFFF"/>
          <w:lang w:val="en-IN"/>
        </w:rPr>
        <w:t>.</w:t>
      </w:r>
      <w:bookmarkEnd w:id="7"/>
    </w:p>
    <w:p w14:paraId="68215CD6" w14:textId="77777777" w:rsidR="00C34D54" w:rsidRDefault="00C34D54" w:rsidP="00C34D54">
      <w:pPr>
        <w:pStyle w:val="BodyText"/>
        <w:spacing w:before="162" w:line="360" w:lineRule="auto"/>
        <w:ind w:right="645"/>
        <w:jc w:val="both"/>
      </w:pPr>
      <w:r>
        <w:t>The production of bio-composites uses techniques that are used to manufacture plastics or composites materials. These techniques include:</w:t>
      </w:r>
    </w:p>
    <w:p w14:paraId="62F3740D" w14:textId="77777777" w:rsidR="00C34D54" w:rsidRDefault="00C34D54" w:rsidP="00C34D54">
      <w:pPr>
        <w:pStyle w:val="ListParagraph"/>
        <w:widowControl w:val="0"/>
        <w:numPr>
          <w:ilvl w:val="0"/>
          <w:numId w:val="19"/>
        </w:numPr>
        <w:tabs>
          <w:tab w:val="left" w:pos="837"/>
          <w:tab w:val="left" w:pos="839"/>
        </w:tabs>
        <w:autoSpaceDE w:val="0"/>
        <w:autoSpaceDN w:val="0"/>
        <w:spacing w:before="1"/>
        <w:ind w:hanging="361"/>
        <w:contextualSpacing w:val="0"/>
        <w:rPr>
          <w:rFonts w:ascii="Symbol" w:hAnsi="Symbol"/>
          <w:sz w:val="20"/>
        </w:rPr>
      </w:pPr>
      <w:r>
        <w:rPr>
          <w:sz w:val="24"/>
        </w:rPr>
        <w:t>Machine</w:t>
      </w:r>
      <w:r>
        <w:rPr>
          <w:spacing w:val="-2"/>
          <w:sz w:val="24"/>
        </w:rPr>
        <w:t xml:space="preserve"> </w:t>
      </w:r>
      <w:r>
        <w:rPr>
          <w:sz w:val="24"/>
        </w:rPr>
        <w:t>press;</w:t>
      </w:r>
    </w:p>
    <w:p w14:paraId="30B80FA8" w14:textId="77777777" w:rsidR="00C34D54" w:rsidRDefault="00C34D54" w:rsidP="00C34D54">
      <w:pPr>
        <w:pStyle w:val="ListParagraph"/>
        <w:widowControl w:val="0"/>
        <w:numPr>
          <w:ilvl w:val="0"/>
          <w:numId w:val="19"/>
        </w:numPr>
        <w:tabs>
          <w:tab w:val="left" w:pos="837"/>
          <w:tab w:val="left" w:pos="839"/>
        </w:tabs>
        <w:autoSpaceDE w:val="0"/>
        <w:autoSpaceDN w:val="0"/>
        <w:spacing w:before="139"/>
        <w:ind w:hanging="361"/>
        <w:contextualSpacing w:val="0"/>
        <w:rPr>
          <w:rFonts w:ascii="Symbol" w:hAnsi="Symbol"/>
          <w:sz w:val="20"/>
        </w:rPr>
      </w:pPr>
      <w:r>
        <w:rPr>
          <w:sz w:val="24"/>
        </w:rPr>
        <w:t>Filament</w:t>
      </w:r>
      <w:r>
        <w:rPr>
          <w:spacing w:val="-1"/>
          <w:sz w:val="24"/>
        </w:rPr>
        <w:t xml:space="preserve"> </w:t>
      </w:r>
      <w:r>
        <w:rPr>
          <w:sz w:val="24"/>
        </w:rPr>
        <w:t>winding;</w:t>
      </w:r>
    </w:p>
    <w:p w14:paraId="203D8051" w14:textId="77777777" w:rsidR="00C34D54" w:rsidRDefault="00C34D54" w:rsidP="00C34D54">
      <w:pPr>
        <w:pStyle w:val="ListParagraph"/>
        <w:widowControl w:val="0"/>
        <w:numPr>
          <w:ilvl w:val="0"/>
          <w:numId w:val="19"/>
        </w:numPr>
        <w:tabs>
          <w:tab w:val="left" w:pos="837"/>
          <w:tab w:val="left" w:pos="839"/>
        </w:tabs>
        <w:autoSpaceDE w:val="0"/>
        <w:autoSpaceDN w:val="0"/>
        <w:spacing w:before="137"/>
        <w:ind w:hanging="361"/>
        <w:contextualSpacing w:val="0"/>
        <w:rPr>
          <w:rFonts w:ascii="Symbol" w:hAnsi="Symbol"/>
          <w:sz w:val="20"/>
        </w:rPr>
      </w:pPr>
      <w:r>
        <w:rPr>
          <w:sz w:val="24"/>
        </w:rPr>
        <w:t>Extrusion;</w:t>
      </w:r>
    </w:p>
    <w:p w14:paraId="7270668F" w14:textId="77777777" w:rsidR="00C34D54" w:rsidRDefault="00C34D54" w:rsidP="00C34D54">
      <w:pPr>
        <w:pStyle w:val="ListParagraph"/>
        <w:widowControl w:val="0"/>
        <w:numPr>
          <w:ilvl w:val="0"/>
          <w:numId w:val="19"/>
        </w:numPr>
        <w:tabs>
          <w:tab w:val="left" w:pos="837"/>
          <w:tab w:val="left" w:pos="839"/>
        </w:tabs>
        <w:autoSpaceDE w:val="0"/>
        <w:autoSpaceDN w:val="0"/>
        <w:spacing w:before="163"/>
        <w:ind w:hanging="361"/>
        <w:contextualSpacing w:val="0"/>
        <w:rPr>
          <w:rFonts w:ascii="Symbol" w:hAnsi="Symbol"/>
          <w:sz w:val="20"/>
        </w:rPr>
      </w:pPr>
      <w:r>
        <w:rPr>
          <w:sz w:val="24"/>
        </w:rPr>
        <w:t>Injection</w:t>
      </w:r>
      <w:r>
        <w:rPr>
          <w:spacing w:val="-1"/>
          <w:sz w:val="24"/>
        </w:rPr>
        <w:t xml:space="preserve"> </w:t>
      </w:r>
      <w:r>
        <w:rPr>
          <w:sz w:val="24"/>
        </w:rPr>
        <w:t>molding;</w:t>
      </w:r>
    </w:p>
    <w:p w14:paraId="5D1B728F" w14:textId="77777777" w:rsidR="00C34D54" w:rsidRDefault="00C34D54" w:rsidP="00C34D54">
      <w:pPr>
        <w:pStyle w:val="ListParagraph"/>
        <w:widowControl w:val="0"/>
        <w:numPr>
          <w:ilvl w:val="0"/>
          <w:numId w:val="19"/>
        </w:numPr>
        <w:tabs>
          <w:tab w:val="left" w:pos="837"/>
          <w:tab w:val="left" w:pos="839"/>
        </w:tabs>
        <w:autoSpaceDE w:val="0"/>
        <w:autoSpaceDN w:val="0"/>
        <w:spacing w:before="161"/>
        <w:ind w:hanging="361"/>
        <w:contextualSpacing w:val="0"/>
        <w:rPr>
          <w:rFonts w:ascii="Symbol" w:hAnsi="Symbol"/>
          <w:sz w:val="20"/>
        </w:rPr>
      </w:pPr>
      <w:r>
        <w:rPr>
          <w:sz w:val="24"/>
        </w:rPr>
        <w:lastRenderedPageBreak/>
        <w:t>Compression</w:t>
      </w:r>
      <w:r>
        <w:rPr>
          <w:spacing w:val="-1"/>
          <w:sz w:val="24"/>
        </w:rPr>
        <w:t xml:space="preserve"> </w:t>
      </w:r>
      <w:r>
        <w:rPr>
          <w:sz w:val="24"/>
        </w:rPr>
        <w:t>molding;</w:t>
      </w:r>
    </w:p>
    <w:p w14:paraId="0106C679" w14:textId="77777777" w:rsidR="00C34D54" w:rsidRDefault="00C34D54" w:rsidP="00C34D54">
      <w:pPr>
        <w:pStyle w:val="ListParagraph"/>
        <w:widowControl w:val="0"/>
        <w:numPr>
          <w:ilvl w:val="0"/>
          <w:numId w:val="19"/>
        </w:numPr>
        <w:tabs>
          <w:tab w:val="left" w:pos="837"/>
          <w:tab w:val="left" w:pos="839"/>
        </w:tabs>
        <w:autoSpaceDE w:val="0"/>
        <w:autoSpaceDN w:val="0"/>
        <w:spacing w:before="163"/>
        <w:ind w:hanging="361"/>
        <w:contextualSpacing w:val="0"/>
        <w:rPr>
          <w:rFonts w:ascii="Symbol" w:hAnsi="Symbol"/>
          <w:sz w:val="20"/>
        </w:rPr>
      </w:pPr>
      <w:r>
        <w:rPr>
          <w:sz w:val="24"/>
        </w:rPr>
        <w:t>Resin transfer</w:t>
      </w:r>
      <w:r>
        <w:rPr>
          <w:spacing w:val="-2"/>
          <w:sz w:val="24"/>
        </w:rPr>
        <w:t xml:space="preserve"> </w:t>
      </w:r>
      <w:r>
        <w:rPr>
          <w:sz w:val="24"/>
        </w:rPr>
        <w:t>molding;</w:t>
      </w:r>
    </w:p>
    <w:p w14:paraId="7BF8C05B" w14:textId="77777777" w:rsidR="00C34D54" w:rsidRDefault="00C34D54" w:rsidP="00C34D54">
      <w:pPr>
        <w:pStyle w:val="ListParagraph"/>
        <w:widowControl w:val="0"/>
        <w:numPr>
          <w:ilvl w:val="0"/>
          <w:numId w:val="19"/>
        </w:numPr>
        <w:tabs>
          <w:tab w:val="left" w:pos="837"/>
          <w:tab w:val="left" w:pos="839"/>
        </w:tabs>
        <w:autoSpaceDE w:val="0"/>
        <w:autoSpaceDN w:val="0"/>
        <w:spacing w:before="161"/>
        <w:ind w:hanging="361"/>
        <w:contextualSpacing w:val="0"/>
        <w:rPr>
          <w:rFonts w:ascii="Symbol" w:hAnsi="Symbol"/>
          <w:sz w:val="20"/>
        </w:rPr>
      </w:pPr>
      <w:r>
        <w:rPr>
          <w:sz w:val="24"/>
        </w:rPr>
        <w:t>Sheet molding</w:t>
      </w:r>
      <w:r>
        <w:rPr>
          <w:spacing w:val="-3"/>
          <w:sz w:val="24"/>
        </w:rPr>
        <w:t xml:space="preserve"> </w:t>
      </w:r>
      <w:r>
        <w:rPr>
          <w:sz w:val="24"/>
        </w:rPr>
        <w:t>compound.</w:t>
      </w:r>
    </w:p>
    <w:p w14:paraId="10F8704E" w14:textId="77777777" w:rsidR="00C34D54" w:rsidRDefault="00C34D54" w:rsidP="00C34D54">
      <w:pPr>
        <w:pStyle w:val="BodyText"/>
        <w:spacing w:before="161"/>
        <w:ind w:left="838"/>
        <w:jc w:val="both"/>
      </w:pPr>
      <w:r>
        <w:t>Here below are some of such methods used explained in details.</w:t>
      </w:r>
    </w:p>
    <w:bookmarkStart w:id="8" w:name="_Toc76156184"/>
    <w:p w14:paraId="25F90820" w14:textId="77777777" w:rsidR="00C34D54" w:rsidRPr="00276A73" w:rsidRDefault="00C34D54" w:rsidP="00C34D54">
      <w:pPr>
        <w:pStyle w:val="Heading2"/>
        <w:rPr>
          <w:rFonts w:ascii="Times New Roman" w:hAnsi="Times New Roman" w:cs="Times New Roman"/>
          <w:b/>
          <w:color w:val="auto"/>
          <w:sz w:val="28"/>
          <w:szCs w:val="28"/>
          <w:shd w:val="clear" w:color="auto" w:fill="FFFFFF"/>
          <w:lang w:val="en-IN"/>
        </w:rPr>
      </w:pPr>
      <w:r w:rsidRPr="00276A73">
        <w:rPr>
          <w:rFonts w:ascii="Times New Roman" w:hAnsi="Times New Roman" w:cs="Times New Roman"/>
          <w:b/>
          <w:noProof/>
          <w:color w:val="auto"/>
          <w:sz w:val="28"/>
          <w:szCs w:val="28"/>
          <w:shd w:val="clear" w:color="auto" w:fill="FFFFFF"/>
          <w:lang w:val="en-IN"/>
        </w:rPr>
        <mc:AlternateContent>
          <mc:Choice Requires="wps">
            <w:drawing>
              <wp:anchor distT="0" distB="0" distL="114300" distR="114300" simplePos="0" relativeHeight="251712512" behindDoc="0" locked="0" layoutInCell="1" allowOverlap="1" wp14:anchorId="487FE713" wp14:editId="6DD09E30">
                <wp:simplePos x="0" y="0"/>
                <wp:positionH relativeFrom="column">
                  <wp:posOffset>1019175</wp:posOffset>
                </wp:positionH>
                <wp:positionV relativeFrom="paragraph">
                  <wp:posOffset>1695450</wp:posOffset>
                </wp:positionV>
                <wp:extent cx="32899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289935" cy="635"/>
                        </a:xfrm>
                        <a:prstGeom prst="rect">
                          <a:avLst/>
                        </a:prstGeom>
                        <a:solidFill>
                          <a:prstClr val="white"/>
                        </a:solidFill>
                        <a:ln>
                          <a:noFill/>
                        </a:ln>
                        <a:effectLst/>
                      </wps:spPr>
                      <wps:txbx>
                        <w:txbxContent>
                          <w:p w14:paraId="4D4AA279" w14:textId="77777777" w:rsidR="00C34D54" w:rsidRPr="001C00AD" w:rsidRDefault="00C34D54" w:rsidP="00C34D54">
                            <w:pPr>
                              <w:pStyle w:val="Caption"/>
                              <w:rPr>
                                <w:noProof/>
                                <w:color w:val="auto"/>
                              </w:rPr>
                            </w:pPr>
                            <w:r>
                              <w:rPr>
                                <w:color w:val="auto"/>
                              </w:rPr>
                              <w:t xml:space="preserve">     </w:t>
                            </w:r>
                            <w:r w:rsidRPr="001C00AD">
                              <w:rPr>
                                <w:color w:val="auto"/>
                              </w:rPr>
                              <w:t>Figure</w:t>
                            </w:r>
                            <w:r>
                              <w:rPr>
                                <w:color w:val="auto"/>
                              </w:rPr>
                              <w:t>1.4</w:t>
                            </w:r>
                            <w:r w:rsidRPr="001C00AD">
                              <w:rPr>
                                <w:color w:val="auto"/>
                              </w:rPr>
                              <w:t>.1: Schematic diagram of Compression molding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7FE713" id="_x0000_t202" coordsize="21600,21600" o:spt="202" path="m,l,21600r21600,l21600,xe">
                <v:stroke joinstyle="miter"/>
                <v:path gradientshapeok="t" o:connecttype="rect"/>
              </v:shapetype>
              <v:shape id="Text Box 63" o:spid="_x0000_s1026" type="#_x0000_t202" style="position:absolute;margin-left:80.25pt;margin-top:133.5pt;width:259.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" stroked="f">
                <v:textbox style="mso-fit-shape-to-text:t" inset="0,0,0,0">
                  <w:txbxContent>
                    <w:p w14:paraId="4D4AA279" w14:textId="77777777" w:rsidR="00C34D54" w:rsidRPr="001C00AD" w:rsidRDefault="00C34D54" w:rsidP="00C34D54">
                      <w:pPr>
                        <w:pStyle w:val="Caption"/>
                        <w:rPr>
                          <w:noProof/>
                          <w:color w:val="auto"/>
                        </w:rPr>
                      </w:pPr>
                      <w:r>
                        <w:rPr>
                          <w:color w:val="auto"/>
                        </w:rPr>
                        <w:t xml:space="preserve">     </w:t>
                      </w:r>
                      <w:r w:rsidRPr="001C00AD">
                        <w:rPr>
                          <w:color w:val="auto"/>
                        </w:rPr>
                        <w:t>Figure</w:t>
                      </w:r>
                      <w:r>
                        <w:rPr>
                          <w:color w:val="auto"/>
                        </w:rPr>
                        <w:t>1.4</w:t>
                      </w:r>
                      <w:r w:rsidRPr="001C00AD">
                        <w:rPr>
                          <w:color w:val="auto"/>
                        </w:rPr>
                        <w:t>.1: Schematic diagram of Compression molding</w:t>
                      </w:r>
                    </w:p>
                  </w:txbxContent>
                </v:textbox>
                <w10:wrap type="topAndBottom"/>
              </v:shape>
            </w:pict>
          </mc:Fallback>
        </mc:AlternateContent>
      </w:r>
      <w:r w:rsidRPr="00276A73">
        <w:rPr>
          <w:rFonts w:ascii="Times New Roman" w:hAnsi="Times New Roman" w:cs="Times New Roman"/>
          <w:b/>
          <w:noProof/>
          <w:color w:val="auto"/>
          <w:sz w:val="28"/>
          <w:szCs w:val="28"/>
          <w:shd w:val="clear" w:color="auto" w:fill="FFFFFF"/>
          <w:lang w:val="en-IN"/>
        </w:rPr>
        <w:drawing>
          <wp:anchor distT="0" distB="0" distL="0" distR="0" simplePos="0" relativeHeight="251711488" behindDoc="0" locked="0" layoutInCell="1" allowOverlap="1" wp14:anchorId="775192EB" wp14:editId="0F7E2867">
            <wp:simplePos x="0" y="0"/>
            <wp:positionH relativeFrom="page">
              <wp:posOffset>1590675</wp:posOffset>
            </wp:positionH>
            <wp:positionV relativeFrom="paragraph">
              <wp:posOffset>334010</wp:posOffset>
            </wp:positionV>
            <wp:extent cx="3289935" cy="1247775"/>
            <wp:effectExtent l="0" t="0" r="5715" b="9525"/>
            <wp:wrapTopAndBottom/>
            <wp:docPr id="6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stretch>
                      <a:fillRect/>
                    </a:stretch>
                  </pic:blipFill>
                  <pic:spPr>
                    <a:xfrm>
                      <a:off x="0" y="0"/>
                      <a:ext cx="3289935" cy="1247775"/>
                    </a:xfrm>
                    <a:prstGeom prst="rect">
                      <a:avLst/>
                    </a:prstGeom>
                  </pic:spPr>
                </pic:pic>
              </a:graphicData>
            </a:graphic>
            <wp14:sizeRelH relativeFrom="margin">
              <wp14:pctWidth>0</wp14:pctWidth>
            </wp14:sizeRelH>
            <wp14:sizeRelV relativeFrom="margin">
              <wp14:pctHeight>0</wp14:pctHeight>
            </wp14:sizeRelV>
          </wp:anchor>
        </w:drawing>
      </w:r>
      <w:r w:rsidRPr="00276A73">
        <w:rPr>
          <w:rFonts w:ascii="Times New Roman" w:hAnsi="Times New Roman" w:cs="Times New Roman"/>
          <w:b/>
          <w:color w:val="auto"/>
          <w:sz w:val="28"/>
          <w:szCs w:val="28"/>
          <w:shd w:val="clear" w:color="auto" w:fill="FFFFFF"/>
          <w:lang w:val="en-IN"/>
        </w:rPr>
        <w:t xml:space="preserve">1.4.1. Compression </w:t>
      </w:r>
      <w:proofErr w:type="spellStart"/>
      <w:r w:rsidRPr="00276A73">
        <w:rPr>
          <w:rFonts w:ascii="Times New Roman" w:hAnsi="Times New Roman" w:cs="Times New Roman"/>
          <w:b/>
          <w:color w:val="auto"/>
          <w:sz w:val="28"/>
          <w:szCs w:val="28"/>
          <w:shd w:val="clear" w:color="auto" w:fill="FFFFFF"/>
          <w:lang w:val="en-IN"/>
        </w:rPr>
        <w:t>Molding</w:t>
      </w:r>
      <w:proofErr w:type="spellEnd"/>
      <w:r w:rsidRPr="00276A73">
        <w:rPr>
          <w:rFonts w:ascii="Times New Roman" w:hAnsi="Times New Roman" w:cs="Times New Roman"/>
          <w:b/>
          <w:color w:val="auto"/>
          <w:sz w:val="28"/>
          <w:szCs w:val="28"/>
          <w:shd w:val="clear" w:color="auto" w:fill="FFFFFF"/>
          <w:lang w:val="en-IN"/>
        </w:rPr>
        <w:t>.</w:t>
      </w:r>
      <w:bookmarkEnd w:id="8"/>
    </w:p>
    <w:p w14:paraId="5DB97868" w14:textId="77777777" w:rsidR="00C34D54" w:rsidRDefault="00C34D54" w:rsidP="00C34D54">
      <w:pPr>
        <w:pStyle w:val="BodyText"/>
        <w:spacing w:line="360" w:lineRule="auto"/>
        <w:ind w:right="635"/>
        <w:jc w:val="both"/>
      </w:pPr>
      <w:r>
        <w:t xml:space="preserve">  </w:t>
      </w:r>
    </w:p>
    <w:p w14:paraId="2F4D243F" w14:textId="77777777" w:rsidR="00C34D54" w:rsidRDefault="00C34D54" w:rsidP="00C34D54">
      <w:pPr>
        <w:pStyle w:val="BodyText"/>
        <w:spacing w:line="360" w:lineRule="auto"/>
        <w:ind w:right="635"/>
        <w:jc w:val="both"/>
      </w:pPr>
    </w:p>
    <w:p w14:paraId="3D743F08" w14:textId="77777777" w:rsidR="00C34D54" w:rsidRDefault="00C34D54" w:rsidP="00C34D54">
      <w:pPr>
        <w:pStyle w:val="BodyText"/>
        <w:spacing w:line="360" w:lineRule="auto"/>
        <w:ind w:right="635"/>
        <w:jc w:val="both"/>
      </w:pPr>
      <w:r>
        <w:t>Compressed molding in this method molding material is generally pre-heated, and is first placed in an open, heated mold cavity. The mold is closed with a top force or plug member, pressure is applied to force the material into contact with all mold areas, while heat and pressure are maintained until the molding material has cured. The process employs thermosetting resins in a partially cured stage, either in the form of granules, putty like masses.</w:t>
      </w:r>
    </w:p>
    <w:p w14:paraId="2FA2EDF3" w14:textId="77777777" w:rsidR="00C34D54" w:rsidRDefault="00C34D54" w:rsidP="00C34D54">
      <w:pPr>
        <w:pStyle w:val="BodyText"/>
        <w:spacing w:line="271" w:lineRule="exact"/>
        <w:ind w:left="838"/>
        <w:jc w:val="both"/>
      </w:pPr>
      <w:r>
        <w:t>Example: Bowls, Cups, Handles, Switches, etc.</w:t>
      </w:r>
    </w:p>
    <w:p w14:paraId="188F472A" w14:textId="77777777" w:rsidR="00C34D54" w:rsidRDefault="00C34D54" w:rsidP="00C34D54">
      <w:pPr>
        <w:spacing w:before="207"/>
        <w:ind w:left="386" w:right="50"/>
        <w:rPr>
          <w:b/>
          <w:sz w:val="20"/>
        </w:rPr>
      </w:pPr>
      <w:r>
        <w:t xml:space="preserve">                  </w:t>
      </w:r>
    </w:p>
    <w:p w14:paraId="4BA9DF76" w14:textId="0F12D9CD" w:rsidR="00C34D54" w:rsidRDefault="00C34D54" w:rsidP="00C34D54"/>
    <w:p w14:paraId="613A552D" w14:textId="15E29909" w:rsidR="00C34D54" w:rsidRDefault="00C34D54" w:rsidP="00C34D54"/>
    <w:p w14:paraId="3115A126" w14:textId="25D3EF18" w:rsidR="00C34D54" w:rsidRDefault="00C34D54" w:rsidP="00C34D54"/>
    <w:p w14:paraId="4E883FB6" w14:textId="5C011AB5" w:rsidR="00C34D54" w:rsidRDefault="00C34D54" w:rsidP="00C34D54"/>
    <w:p w14:paraId="316A79AE" w14:textId="5CCADF93" w:rsidR="00C34D54" w:rsidRDefault="00C34D54" w:rsidP="00C34D54"/>
    <w:p w14:paraId="6DF002A9" w14:textId="2BA2FBB1" w:rsidR="00C34D54" w:rsidRDefault="00C34D54" w:rsidP="00C34D54"/>
    <w:p w14:paraId="269E772A" w14:textId="284E5323" w:rsidR="00C34D54" w:rsidRDefault="00C34D54" w:rsidP="00C34D54"/>
    <w:p w14:paraId="5FD82720" w14:textId="0261E66C" w:rsidR="00C34D54" w:rsidRDefault="00C34D54" w:rsidP="00C34D54"/>
    <w:p w14:paraId="00D17104" w14:textId="7DE94745" w:rsidR="00C34D54" w:rsidRDefault="00C34D54" w:rsidP="00C34D54"/>
    <w:p w14:paraId="79602854" w14:textId="78F81EDD" w:rsidR="00C34D54" w:rsidRDefault="00C34D54" w:rsidP="00C34D54"/>
    <w:p w14:paraId="61C50A55" w14:textId="2FB7A554" w:rsidR="00C34D54" w:rsidRDefault="00C34D54" w:rsidP="00C34D54"/>
    <w:p w14:paraId="334E6720" w14:textId="61D707C5" w:rsidR="00310185" w:rsidRDefault="00310185" w:rsidP="00C34D54"/>
    <w:p w14:paraId="115205E8" w14:textId="12B959FE" w:rsidR="00310185" w:rsidRDefault="00310185" w:rsidP="00C34D54"/>
    <w:p w14:paraId="6BBE2E67" w14:textId="7A070A0B" w:rsidR="00310185" w:rsidRDefault="00310185" w:rsidP="00C34D54"/>
    <w:p w14:paraId="7B194619" w14:textId="13A321E6" w:rsidR="00310185" w:rsidRDefault="00310185" w:rsidP="00C34D54"/>
    <w:p w14:paraId="74582EEC" w14:textId="760D00AD" w:rsidR="00310185" w:rsidRDefault="00310185" w:rsidP="00C34D54"/>
    <w:p w14:paraId="6BDFF13E" w14:textId="0936D63B" w:rsidR="00310185" w:rsidRDefault="00310185" w:rsidP="00C34D54"/>
    <w:p w14:paraId="17C54EE8" w14:textId="77777777" w:rsidR="00310185" w:rsidRDefault="00310185" w:rsidP="00C34D54"/>
    <w:p w14:paraId="718F7F5C" w14:textId="2915D3C0" w:rsidR="00C34D54" w:rsidRDefault="00C34D54" w:rsidP="00C34D54"/>
    <w:p w14:paraId="456932CF" w14:textId="6FCF02AB" w:rsidR="00C34D54" w:rsidRDefault="00C34D54" w:rsidP="00C34D54"/>
    <w:p w14:paraId="73A6414B" w14:textId="4C23DF18" w:rsidR="00C34D54" w:rsidRDefault="00C34D54" w:rsidP="00C34D54"/>
    <w:p w14:paraId="17327782" w14:textId="061F7D43" w:rsidR="00C34D54" w:rsidRDefault="00C34D54" w:rsidP="00C34D54"/>
    <w:p w14:paraId="01152E50" w14:textId="249E64AB" w:rsidR="00C34D54" w:rsidRDefault="00C34D54" w:rsidP="00C34D54"/>
    <w:p w14:paraId="3808765D" w14:textId="77777777" w:rsidR="00296121" w:rsidRDefault="00296121" w:rsidP="00296121">
      <w:pPr>
        <w:autoSpaceDE w:val="0"/>
        <w:autoSpaceDN w:val="0"/>
        <w:adjustRightInd w:val="0"/>
        <w:spacing w:line="360" w:lineRule="auto"/>
        <w:jc w:val="both"/>
        <w:rPr>
          <w:b/>
          <w:color w:val="000000" w:themeColor="text1"/>
          <w:sz w:val="28"/>
          <w:szCs w:val="28"/>
          <w:shd w:val="clear" w:color="auto" w:fill="FFFFFF"/>
          <w:lang w:val="en-IN"/>
        </w:rPr>
      </w:pPr>
      <w:r w:rsidRPr="00DF5B7D">
        <w:rPr>
          <w:b/>
          <w:color w:val="000000" w:themeColor="text1"/>
          <w:sz w:val="28"/>
          <w:szCs w:val="28"/>
          <w:shd w:val="clear" w:color="auto" w:fill="FFFFFF"/>
          <w:lang w:val="en-IN"/>
        </w:rPr>
        <w:t>Chapter-2.</w:t>
      </w:r>
      <w:r>
        <w:rPr>
          <w:b/>
          <w:color w:val="000000" w:themeColor="text1"/>
          <w:sz w:val="28"/>
          <w:szCs w:val="28"/>
          <w:shd w:val="clear" w:color="auto" w:fill="FFFFFF"/>
          <w:lang w:val="en-IN"/>
        </w:rPr>
        <w:t xml:space="preserve">  </w:t>
      </w:r>
    </w:p>
    <w:p w14:paraId="37B19472" w14:textId="77777777" w:rsidR="00296121" w:rsidRPr="00F415ED" w:rsidRDefault="00296121" w:rsidP="00296121">
      <w:pPr>
        <w:pStyle w:val="Heading1"/>
        <w:rPr>
          <w:shd w:val="clear" w:color="auto" w:fill="FFFFFF"/>
          <w:lang w:val="en-IN"/>
        </w:rPr>
      </w:pPr>
      <w:r>
        <w:rPr>
          <w:sz w:val="28"/>
          <w:szCs w:val="28"/>
          <w:shd w:val="clear" w:color="auto" w:fill="FFFFFF"/>
          <w:lang w:val="en-IN"/>
        </w:rPr>
        <w:t xml:space="preserve">              </w:t>
      </w:r>
      <w:r w:rsidRPr="005E67E2">
        <w:rPr>
          <w:shd w:val="clear" w:color="auto" w:fill="FFFFFF"/>
          <w:lang w:val="en-IN"/>
        </w:rPr>
        <w:t xml:space="preserve"> </w:t>
      </w:r>
      <w:bookmarkStart w:id="9" w:name="_Toc76156185"/>
      <w:r>
        <w:t>MATERIALS AND THEIR</w:t>
      </w:r>
      <w:r w:rsidRPr="00F415ED">
        <w:t xml:space="preserve"> PROPERTIES.</w:t>
      </w:r>
      <w:bookmarkEnd w:id="9"/>
    </w:p>
    <w:p w14:paraId="329897E8" w14:textId="77777777" w:rsidR="00296121" w:rsidRDefault="00296121" w:rsidP="00296121">
      <w:pPr>
        <w:rPr>
          <w:b/>
          <w:sz w:val="28"/>
          <w:szCs w:val="28"/>
        </w:rPr>
      </w:pPr>
    </w:p>
    <w:p w14:paraId="2308657E" w14:textId="77777777" w:rsidR="00296121" w:rsidRPr="000C452A" w:rsidRDefault="00296121" w:rsidP="00296121">
      <w:pPr>
        <w:pStyle w:val="Heading2"/>
        <w:rPr>
          <w:rFonts w:ascii="Times New Roman" w:eastAsiaTheme="minorEastAsia" w:hAnsi="Times New Roman" w:cs="Times New Roman"/>
          <w:b/>
          <w:color w:val="auto"/>
          <w:sz w:val="28"/>
          <w:szCs w:val="28"/>
        </w:rPr>
      </w:pPr>
      <w:bookmarkStart w:id="10" w:name="_Toc76156186"/>
      <w:r w:rsidRPr="000C452A">
        <w:rPr>
          <w:rFonts w:ascii="Times New Roman" w:eastAsiaTheme="minorEastAsia" w:hAnsi="Times New Roman" w:cs="Times New Roman"/>
          <w:b/>
          <w:color w:val="auto"/>
          <w:sz w:val="28"/>
          <w:szCs w:val="28"/>
        </w:rPr>
        <w:t>2.1. Materials used to develop bio-composites.</w:t>
      </w:r>
      <w:bookmarkEnd w:id="10"/>
    </w:p>
    <w:p w14:paraId="142A4DD2" w14:textId="77777777" w:rsidR="00296121" w:rsidRPr="000C452A" w:rsidRDefault="00296121" w:rsidP="00296121">
      <w:pPr>
        <w:rPr>
          <w:b/>
          <w:sz w:val="28"/>
          <w:szCs w:val="28"/>
        </w:rPr>
      </w:pPr>
    </w:p>
    <w:p w14:paraId="35F829DC" w14:textId="77777777" w:rsidR="00296121" w:rsidRPr="000C452A" w:rsidRDefault="00296121" w:rsidP="00296121">
      <w:pPr>
        <w:pStyle w:val="Heading6"/>
        <w:rPr>
          <w:rFonts w:eastAsiaTheme="minorEastAsia"/>
          <w:b w:val="0"/>
          <w:sz w:val="28"/>
          <w:szCs w:val="28"/>
        </w:rPr>
      </w:pPr>
      <w:bookmarkStart w:id="11" w:name="_Toc76156187"/>
      <w:r w:rsidRPr="000C452A">
        <w:rPr>
          <w:rFonts w:eastAsiaTheme="minorEastAsia"/>
          <w:sz w:val="28"/>
          <w:szCs w:val="28"/>
        </w:rPr>
        <w:t>2.1.1. Reinforcement.</w:t>
      </w:r>
      <w:bookmarkEnd w:id="11"/>
    </w:p>
    <w:p w14:paraId="0C6ABC16" w14:textId="77777777" w:rsidR="00296121" w:rsidRPr="000C452A" w:rsidRDefault="00296121" w:rsidP="00296121">
      <w:pPr>
        <w:rPr>
          <w:sz w:val="28"/>
          <w:szCs w:val="28"/>
        </w:rPr>
      </w:pPr>
    </w:p>
    <w:p w14:paraId="75BE3F54" w14:textId="77777777" w:rsidR="00296121" w:rsidRPr="000C452A" w:rsidRDefault="00296121" w:rsidP="00296121">
      <w:pPr>
        <w:rPr>
          <w:b/>
          <w:sz w:val="28"/>
          <w:szCs w:val="28"/>
        </w:rPr>
      </w:pPr>
      <w:r w:rsidRPr="000C452A">
        <w:rPr>
          <w:b/>
          <w:sz w:val="28"/>
          <w:szCs w:val="28"/>
        </w:rPr>
        <w:t>Sisal Fiber:</w:t>
      </w:r>
    </w:p>
    <w:p w14:paraId="1E906138" w14:textId="77777777" w:rsidR="00296121" w:rsidRPr="000C452A" w:rsidRDefault="00296121" w:rsidP="00296121">
      <w:pPr>
        <w:rPr>
          <w:sz w:val="28"/>
          <w:szCs w:val="28"/>
        </w:rPr>
      </w:pPr>
    </w:p>
    <w:p w14:paraId="23EE63CF" w14:textId="77777777" w:rsidR="00296121" w:rsidRPr="00AB6681"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AB6681">
        <w:rPr>
          <w:color w:val="000000" w:themeColor="text1"/>
          <w:shd w:val="clear" w:color="auto" w:fill="FFFFFF"/>
          <w:lang w:val="en-IN"/>
        </w:rPr>
        <w:t>Sisal fibres show high strength and are obtained from the leaves of the sisal plant (</w:t>
      </w:r>
      <w:r w:rsidRPr="00AB6681">
        <w:rPr>
          <w:i/>
          <w:iCs/>
          <w:color w:val="000000" w:themeColor="text1"/>
          <w:shd w:val="clear" w:color="auto" w:fill="FFFFFF"/>
          <w:lang w:val="en-IN"/>
        </w:rPr>
        <w:t>Agave sisalana</w:t>
      </w:r>
      <w:r w:rsidRPr="00AB6681">
        <w:rPr>
          <w:color w:val="000000" w:themeColor="text1"/>
          <w:shd w:val="clear" w:color="auto" w:fill="FFFFFF"/>
          <w:lang w:val="en-IN"/>
        </w:rPr>
        <w:t>). The leaves reach a length of 2 m. The plant originates from central America and is now cultivated in East Africa and East Asia.</w:t>
      </w:r>
    </w:p>
    <w:p w14:paraId="0B77B419" w14:textId="77777777" w:rsidR="00296121" w:rsidRPr="00AB6681"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AB6681">
        <w:rPr>
          <w:color w:val="000000" w:themeColor="text1"/>
          <w:shd w:val="clear" w:color="auto" w:fill="FFFFFF"/>
          <w:lang w:val="en-IN"/>
        </w:rPr>
        <w:t>Sisal fibre will play a key role to fabricate a varied range of structural and non-structural industrial products with different polymer matrix. This review article deals the mechanical properties of sisal fibre and the several factors influencing the mechanical properties of its polymer composites, such as fibre loadings, fibre length, fibre architecture, chemical treatments and hybridization by incorporating different natural/synthetic fibre/fillers or additive, according to the application and strength requirements. Attempt also been made to investigate the effect of water absorption, chemical concentration, exposure time, filler weight% and individual fibre loading % in the hybrid configuration on the mechanical properties.</w:t>
      </w:r>
    </w:p>
    <w:p w14:paraId="0A44E9E5" w14:textId="77777777" w:rsidR="00296121" w:rsidRPr="00033D9F" w:rsidRDefault="00296121" w:rsidP="00296121">
      <w:pPr>
        <w:keepNext/>
        <w:autoSpaceDE w:val="0"/>
        <w:autoSpaceDN w:val="0"/>
        <w:adjustRightInd w:val="0"/>
        <w:spacing w:line="360" w:lineRule="auto"/>
        <w:ind w:firstLineChars="200" w:firstLine="560"/>
        <w:jc w:val="both"/>
        <w:rPr>
          <w:sz w:val="28"/>
          <w:szCs w:val="28"/>
        </w:rPr>
      </w:pPr>
      <w:r w:rsidRPr="00033D9F">
        <w:rPr>
          <w:color w:val="000000" w:themeColor="text1"/>
          <w:sz w:val="28"/>
          <w:szCs w:val="28"/>
          <w:shd w:val="clear" w:color="auto" w:fill="FFFFFF"/>
          <w:lang w:val="en-IN"/>
        </w:rPr>
        <w:t xml:space="preserve">                      </w:t>
      </w:r>
      <w:r w:rsidRPr="00033D9F">
        <w:rPr>
          <w:noProof/>
          <w:sz w:val="28"/>
          <w:szCs w:val="28"/>
          <w:lang w:val="en-IN"/>
        </w:rPr>
        <w:drawing>
          <wp:inline distT="0" distB="0" distL="0" distR="0" wp14:anchorId="7978BA02" wp14:editId="2784E872">
            <wp:extent cx="1962786" cy="1272448"/>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al fib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8787" cy="1276339"/>
                    </a:xfrm>
                    <a:prstGeom prst="rect">
                      <a:avLst/>
                    </a:prstGeom>
                  </pic:spPr>
                </pic:pic>
              </a:graphicData>
            </a:graphic>
          </wp:inline>
        </w:drawing>
      </w:r>
    </w:p>
    <w:p w14:paraId="10CD9C42" w14:textId="77777777" w:rsidR="00296121" w:rsidRPr="00033D9F" w:rsidRDefault="00296121" w:rsidP="00296121">
      <w:pPr>
        <w:pStyle w:val="Caption"/>
        <w:jc w:val="both"/>
        <w:rPr>
          <w:color w:val="000000" w:themeColor="text1"/>
          <w:sz w:val="28"/>
          <w:szCs w:val="28"/>
          <w:shd w:val="clear" w:color="auto" w:fill="FFFFFF"/>
          <w:lang w:val="en-IN"/>
        </w:rPr>
      </w:pPr>
      <w:r w:rsidRPr="00033D9F">
        <w:rPr>
          <w:sz w:val="28"/>
          <w:szCs w:val="28"/>
        </w:rPr>
        <w:t xml:space="preserve">                                         </w:t>
      </w:r>
      <w:bookmarkStart w:id="12" w:name="_Toc75990072"/>
      <w:bookmarkStart w:id="13" w:name="_Toc75990580"/>
      <w:r w:rsidRPr="00033D9F">
        <w:rPr>
          <w:color w:val="auto"/>
          <w:sz w:val="28"/>
          <w:szCs w:val="28"/>
        </w:rPr>
        <w:t>Figure 2.1.1. Sisal fiber</w:t>
      </w:r>
      <w:bookmarkEnd w:id="12"/>
      <w:bookmarkEnd w:id="13"/>
    </w:p>
    <w:p w14:paraId="3AF04DF1" w14:textId="77777777" w:rsidR="00296121" w:rsidRPr="00033D9F"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033D9F">
        <w:rPr>
          <w:color w:val="000000" w:themeColor="text1"/>
          <w:shd w:val="clear" w:color="auto" w:fill="FFFFFF"/>
          <w:lang w:val="en-IN"/>
        </w:rPr>
        <w:t xml:space="preserve">Sisal was widely used in ropes, general cordage and twines, but product varieties gradually increased, as companies started using sisal to manufacture paper, buffing cloth, dartboards, handicrafts, </w:t>
      </w:r>
      <w:proofErr w:type="spellStart"/>
      <w:r w:rsidRPr="00033D9F">
        <w:rPr>
          <w:color w:val="000000" w:themeColor="text1"/>
          <w:shd w:val="clear" w:color="auto" w:fill="FFFFFF"/>
          <w:lang w:val="en-IN"/>
        </w:rPr>
        <w:t>Macram</w:t>
      </w:r>
      <w:proofErr w:type="spellEnd"/>
      <w:r w:rsidRPr="00033D9F">
        <w:rPr>
          <w:color w:val="000000" w:themeColor="text1"/>
          <w:shd w:val="clear" w:color="auto" w:fill="FFFFFF"/>
          <w:lang w:val="en-IN"/>
        </w:rPr>
        <w:t>, carpets, geotextiles, wire rope cores and mattresses. Other sisal-inclusive products now range from steel cable yarn to twisted thread, and general yarn to knitted art crafts.</w:t>
      </w:r>
    </w:p>
    <w:p w14:paraId="2FEAF8B5" w14:textId="618D804C" w:rsidR="00296121" w:rsidRPr="00033D9F"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033D9F">
        <w:rPr>
          <w:color w:val="000000" w:themeColor="text1"/>
          <w:shd w:val="clear" w:color="auto" w:fill="FFFFFF"/>
          <w:lang w:val="en-IN"/>
        </w:rPr>
        <w:lastRenderedPageBreak/>
        <w:t>The main feature of sisal fibre is its strength, which gives it a rough and rigid appearance. Properties like strength, durability, ability to stretch and resistance to deteriorate in saltwater, are some of the reasons that sisal is used in making ropes and similar stuff.</w:t>
      </w:r>
    </w:p>
    <w:p w14:paraId="64540FA5" w14:textId="0CCB711F" w:rsidR="00296121" w:rsidRPr="00AB6681" w:rsidRDefault="00296121" w:rsidP="00296121">
      <w:pPr>
        <w:shd w:val="clear" w:color="auto" w:fill="FFFFFF"/>
        <w:spacing w:before="75" w:after="75"/>
        <w:textAlignment w:val="baseline"/>
        <w:rPr>
          <w:color w:val="000000"/>
          <w:sz w:val="28"/>
          <w:szCs w:val="28"/>
          <w:lang w:val="en-IN"/>
        </w:rPr>
      </w:pPr>
      <w:r w:rsidRPr="00AB6681">
        <w:rPr>
          <w:b/>
          <w:color w:val="000000" w:themeColor="text1"/>
          <w:sz w:val="28"/>
          <w:szCs w:val="28"/>
          <w:shd w:val="clear" w:color="auto" w:fill="FFFFFF"/>
          <w:lang w:val="en-IN"/>
        </w:rPr>
        <w:t xml:space="preserve">Chemical composition of sisal </w:t>
      </w:r>
      <w:proofErr w:type="spellStart"/>
      <w:r w:rsidRPr="00AB6681">
        <w:rPr>
          <w:b/>
          <w:color w:val="000000" w:themeColor="text1"/>
          <w:sz w:val="28"/>
          <w:szCs w:val="28"/>
          <w:shd w:val="clear" w:color="auto" w:fill="FFFFFF"/>
          <w:lang w:val="en-IN"/>
        </w:rPr>
        <w:t>fiber</w:t>
      </w:r>
      <w:proofErr w:type="spellEnd"/>
      <w:r w:rsidRPr="00AB6681">
        <w:rPr>
          <w:color w:val="000000" w:themeColor="text1"/>
          <w:sz w:val="28"/>
          <w:szCs w:val="28"/>
          <w:shd w:val="clear" w:color="auto" w:fill="FFFFFF"/>
          <w:lang w:val="en-IN"/>
        </w:rPr>
        <w:t xml:space="preserve">.        </w:t>
      </w:r>
    </w:p>
    <w:p w14:paraId="07E90942" w14:textId="73BF673C" w:rsidR="00296121" w:rsidRPr="00033D9F" w:rsidRDefault="00C6665C" w:rsidP="00296121">
      <w:pPr>
        <w:numPr>
          <w:ilvl w:val="0"/>
          <w:numId w:val="21"/>
        </w:numPr>
        <w:shd w:val="clear" w:color="auto" w:fill="FFFFFF"/>
        <w:spacing w:before="75" w:after="75"/>
        <w:ind w:left="0"/>
        <w:textAlignment w:val="baseline"/>
        <w:rPr>
          <w:color w:val="000000"/>
          <w:lang w:val="en-IN"/>
        </w:rPr>
      </w:pPr>
      <w:r w:rsidRPr="00AB6681">
        <w:rPr>
          <w:b/>
          <w:noProof/>
          <w:color w:val="000000"/>
          <w:sz w:val="28"/>
          <w:szCs w:val="28"/>
          <w:bdr w:val="none" w:sz="0" w:space="0" w:color="auto" w:frame="1"/>
          <w:lang w:val="en-IN"/>
        </w:rPr>
        <mc:AlternateContent>
          <mc:Choice Requires="wps">
            <w:drawing>
              <wp:anchor distT="45720" distB="45720" distL="114300" distR="114300" simplePos="0" relativeHeight="251714560" behindDoc="0" locked="0" layoutInCell="1" allowOverlap="1" wp14:anchorId="30D631DC" wp14:editId="50ABFC70">
                <wp:simplePos x="0" y="0"/>
                <wp:positionH relativeFrom="column">
                  <wp:posOffset>3660140</wp:posOffset>
                </wp:positionH>
                <wp:positionV relativeFrom="paragraph">
                  <wp:posOffset>32258</wp:posOffset>
                </wp:positionV>
                <wp:extent cx="2360930" cy="1089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9660"/>
                        </a:xfrm>
                        <a:prstGeom prst="rect">
                          <a:avLst/>
                        </a:prstGeom>
                        <a:solidFill>
                          <a:srgbClr val="FFFFFF"/>
                        </a:solidFill>
                        <a:ln w="9525">
                          <a:noFill/>
                          <a:miter lim="800000"/>
                          <a:headEnd/>
                          <a:tailEnd/>
                        </a:ln>
                      </wps:spPr>
                      <wps:txbx>
                        <w:txbxContent>
                          <w:p w14:paraId="5F66CE4B" w14:textId="77777777" w:rsidR="00296121" w:rsidRPr="00AB6681" w:rsidRDefault="00296121" w:rsidP="00296121">
                            <w:pPr>
                              <w:rPr>
                                <w:b/>
                                <w:sz w:val="28"/>
                                <w:szCs w:val="28"/>
                                <w:lang w:val="en-IN"/>
                              </w:rPr>
                            </w:pPr>
                            <w:r w:rsidRPr="00AB6681">
                              <w:rPr>
                                <w:b/>
                                <w:sz w:val="28"/>
                                <w:szCs w:val="28"/>
                                <w:lang w:val="en-IN"/>
                              </w:rPr>
                              <w:t xml:space="preserve">Properties of sisal </w:t>
                            </w:r>
                            <w:proofErr w:type="spellStart"/>
                            <w:r w:rsidRPr="00AB6681">
                              <w:rPr>
                                <w:b/>
                                <w:sz w:val="28"/>
                                <w:szCs w:val="28"/>
                                <w:lang w:val="en-IN"/>
                              </w:rPr>
                              <w:t>fiber</w:t>
                            </w:r>
                            <w:proofErr w:type="spellEnd"/>
                          </w:p>
                          <w:p w14:paraId="060504EB" w14:textId="77777777" w:rsidR="00296121" w:rsidRPr="00AB6681" w:rsidRDefault="00296121" w:rsidP="00296121">
                            <w:pPr>
                              <w:rPr>
                                <w:b/>
                                <w:sz w:val="28"/>
                                <w:szCs w:val="28"/>
                                <w:lang w:val="en-IN"/>
                              </w:rPr>
                            </w:pPr>
                          </w:p>
                          <w:p w14:paraId="099A4D8B" w14:textId="77777777" w:rsidR="00296121" w:rsidRDefault="00296121" w:rsidP="00296121">
                            <w:pPr>
                              <w:rPr>
                                <w:lang w:val="en-IN"/>
                              </w:rPr>
                            </w:pPr>
                            <w:r w:rsidRPr="00BB42D3">
                              <w:rPr>
                                <w:lang w:val="en-IN"/>
                              </w:rPr>
                              <w:t xml:space="preserve">Density </w:t>
                            </w:r>
                            <w:r>
                              <w:rPr>
                                <w:lang w:val="en-IN"/>
                              </w:rPr>
                              <w:t xml:space="preserve">           - 1.33-1.5 g/cm</w:t>
                            </w:r>
                            <w:r>
                              <w:rPr>
                                <w:vertAlign w:val="superscript"/>
                                <w:lang w:val="en-IN"/>
                              </w:rPr>
                              <w:t>3</w:t>
                            </w:r>
                            <w:r>
                              <w:rPr>
                                <w:lang w:val="en-IN"/>
                              </w:rPr>
                              <w:t>.</w:t>
                            </w:r>
                          </w:p>
                          <w:p w14:paraId="7F9D7A60" w14:textId="77777777" w:rsidR="00296121" w:rsidRDefault="00296121" w:rsidP="00296121">
                            <w:pPr>
                              <w:rPr>
                                <w:lang w:val="en-IN"/>
                              </w:rPr>
                            </w:pPr>
                            <w:r>
                              <w:rPr>
                                <w:lang w:val="en-IN"/>
                              </w:rPr>
                              <w:t>Tensile strength      - 400-700MPa</w:t>
                            </w:r>
                          </w:p>
                          <w:p w14:paraId="576CAD82" w14:textId="77777777" w:rsidR="00296121" w:rsidRPr="00BB42D3" w:rsidRDefault="00296121" w:rsidP="00296121">
                            <w:pPr>
                              <w:rPr>
                                <w:lang w:val="en-IN"/>
                              </w:rPr>
                            </w:pPr>
                            <w:r>
                              <w:rPr>
                                <w:lang w:val="en-IN"/>
                              </w:rPr>
                              <w:t>Young’s modulus    - 9-38GPa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0D631DC" id="_x0000_t202" coordsize="21600,21600" o:spt="202" path="m,l,21600r21600,l21600,xe">
                <v:stroke joinstyle="miter"/>
                <v:path gradientshapeok="t" o:connecttype="rect"/>
              </v:shapetype>
              <v:shape id="Text Box 2" o:spid="_x0000_s1027" type="#_x0000_t202" style="position:absolute;left:0;text-align:left;margin-left:288.2pt;margin-top:2.55pt;width:185.9pt;height:85.8pt;z-index:251714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" stroked="f">
                <v:textbox>
                  <w:txbxContent>
                    <w:p w14:paraId="5F66CE4B" w14:textId="77777777" w:rsidR="00296121" w:rsidRPr="00AB6681" w:rsidRDefault="00296121" w:rsidP="00296121">
                      <w:pPr>
                        <w:rPr>
                          <w:b/>
                          <w:sz w:val="28"/>
                          <w:szCs w:val="28"/>
                          <w:lang w:val="en-IN"/>
                        </w:rPr>
                      </w:pPr>
                      <w:r w:rsidRPr="00AB6681">
                        <w:rPr>
                          <w:b/>
                          <w:sz w:val="28"/>
                          <w:szCs w:val="28"/>
                          <w:lang w:val="en-IN"/>
                        </w:rPr>
                        <w:t xml:space="preserve">Properties of sisal </w:t>
                      </w:r>
                      <w:proofErr w:type="spellStart"/>
                      <w:r w:rsidRPr="00AB6681">
                        <w:rPr>
                          <w:b/>
                          <w:sz w:val="28"/>
                          <w:szCs w:val="28"/>
                          <w:lang w:val="en-IN"/>
                        </w:rPr>
                        <w:t>fiber</w:t>
                      </w:r>
                      <w:proofErr w:type="spellEnd"/>
                    </w:p>
                    <w:p w14:paraId="060504EB" w14:textId="77777777" w:rsidR="00296121" w:rsidRPr="00AB6681" w:rsidRDefault="00296121" w:rsidP="00296121">
                      <w:pPr>
                        <w:rPr>
                          <w:b/>
                          <w:sz w:val="28"/>
                          <w:szCs w:val="28"/>
                          <w:lang w:val="en-IN"/>
                        </w:rPr>
                      </w:pPr>
                    </w:p>
                    <w:p w14:paraId="099A4D8B" w14:textId="77777777" w:rsidR="00296121" w:rsidRDefault="00296121" w:rsidP="00296121">
                      <w:pPr>
                        <w:rPr>
                          <w:lang w:val="en-IN"/>
                        </w:rPr>
                      </w:pPr>
                      <w:r w:rsidRPr="00BB42D3">
                        <w:rPr>
                          <w:lang w:val="en-IN"/>
                        </w:rPr>
                        <w:t xml:space="preserve">Density </w:t>
                      </w:r>
                      <w:r>
                        <w:rPr>
                          <w:lang w:val="en-IN"/>
                        </w:rPr>
                        <w:t xml:space="preserve">           - 1.33-1.5 g/cm</w:t>
                      </w:r>
                      <w:r>
                        <w:rPr>
                          <w:vertAlign w:val="superscript"/>
                          <w:lang w:val="en-IN"/>
                        </w:rPr>
                        <w:t>3</w:t>
                      </w:r>
                      <w:r>
                        <w:rPr>
                          <w:lang w:val="en-IN"/>
                        </w:rPr>
                        <w:t>.</w:t>
                      </w:r>
                    </w:p>
                    <w:p w14:paraId="7F9D7A60" w14:textId="77777777" w:rsidR="00296121" w:rsidRDefault="00296121" w:rsidP="00296121">
                      <w:pPr>
                        <w:rPr>
                          <w:lang w:val="en-IN"/>
                        </w:rPr>
                      </w:pPr>
                      <w:r>
                        <w:rPr>
                          <w:lang w:val="en-IN"/>
                        </w:rPr>
                        <w:t>Tensile strength      - 400-700MPa</w:t>
                      </w:r>
                    </w:p>
                    <w:p w14:paraId="576CAD82" w14:textId="77777777" w:rsidR="00296121" w:rsidRPr="00BB42D3" w:rsidRDefault="00296121" w:rsidP="00296121">
                      <w:pPr>
                        <w:rPr>
                          <w:lang w:val="en-IN"/>
                        </w:rPr>
                      </w:pPr>
                      <w:r>
                        <w:rPr>
                          <w:lang w:val="en-IN"/>
                        </w:rPr>
                        <w:t>Young’s modulus    - 9-38GPa</w:t>
                      </w:r>
                    </w:p>
                  </w:txbxContent>
                </v:textbox>
                <w10:wrap type="square"/>
              </v:shape>
            </w:pict>
          </mc:Fallback>
        </mc:AlternateContent>
      </w:r>
      <w:r w:rsidR="00296121" w:rsidRPr="00033D9F">
        <w:rPr>
          <w:color w:val="000000"/>
          <w:bdr w:val="none" w:sz="0" w:space="0" w:color="auto" w:frame="1"/>
          <w:lang w:val="en-IN"/>
        </w:rPr>
        <w:t xml:space="preserve">Cellulose 55-65                     </w:t>
      </w:r>
    </w:p>
    <w:p w14:paraId="1214D410" w14:textId="77777777" w:rsidR="00296121" w:rsidRPr="00033D9F" w:rsidRDefault="00296121" w:rsidP="00296121">
      <w:pPr>
        <w:numPr>
          <w:ilvl w:val="0"/>
          <w:numId w:val="21"/>
        </w:numPr>
        <w:shd w:val="clear" w:color="auto" w:fill="FFFFFF"/>
        <w:spacing w:before="75" w:after="75"/>
        <w:ind w:left="0"/>
        <w:textAlignment w:val="baseline"/>
        <w:rPr>
          <w:color w:val="000000"/>
          <w:lang w:val="en-IN"/>
        </w:rPr>
      </w:pPr>
      <w:r w:rsidRPr="00033D9F">
        <w:rPr>
          <w:color w:val="000000"/>
          <w:bdr w:val="none" w:sz="0" w:space="0" w:color="auto" w:frame="1"/>
          <w:lang w:val="en-IN"/>
        </w:rPr>
        <w:t>Hemi-cellulose 10-15</w:t>
      </w:r>
    </w:p>
    <w:p w14:paraId="44182E4C" w14:textId="77777777" w:rsidR="00296121" w:rsidRPr="00033D9F" w:rsidRDefault="00296121" w:rsidP="00296121">
      <w:pPr>
        <w:numPr>
          <w:ilvl w:val="0"/>
          <w:numId w:val="21"/>
        </w:numPr>
        <w:shd w:val="clear" w:color="auto" w:fill="FFFFFF"/>
        <w:spacing w:before="75" w:after="75"/>
        <w:ind w:left="0"/>
        <w:textAlignment w:val="baseline"/>
        <w:rPr>
          <w:color w:val="000000"/>
          <w:lang w:val="en-IN"/>
        </w:rPr>
      </w:pPr>
      <w:r w:rsidRPr="00033D9F">
        <w:rPr>
          <w:color w:val="000000"/>
          <w:bdr w:val="none" w:sz="0" w:space="0" w:color="auto" w:frame="1"/>
          <w:lang w:val="en-IN"/>
        </w:rPr>
        <w:t>Pectin 2-4</w:t>
      </w:r>
    </w:p>
    <w:p w14:paraId="6EB4F432" w14:textId="77777777" w:rsidR="00296121" w:rsidRPr="00033D9F" w:rsidRDefault="00296121" w:rsidP="00296121">
      <w:pPr>
        <w:numPr>
          <w:ilvl w:val="0"/>
          <w:numId w:val="21"/>
        </w:numPr>
        <w:shd w:val="clear" w:color="auto" w:fill="FFFFFF"/>
        <w:spacing w:before="75" w:after="75"/>
        <w:ind w:left="0"/>
        <w:textAlignment w:val="baseline"/>
        <w:rPr>
          <w:color w:val="000000"/>
          <w:lang w:val="en-IN"/>
        </w:rPr>
      </w:pPr>
      <w:r w:rsidRPr="00033D9F">
        <w:rPr>
          <w:color w:val="000000"/>
          <w:bdr w:val="none" w:sz="0" w:space="0" w:color="auto" w:frame="1"/>
          <w:lang w:val="en-IN"/>
        </w:rPr>
        <w:t>Lignin 10-20</w:t>
      </w:r>
    </w:p>
    <w:p w14:paraId="2F091328" w14:textId="77777777" w:rsidR="00296121" w:rsidRPr="00033D9F" w:rsidRDefault="00296121" w:rsidP="00296121">
      <w:pPr>
        <w:numPr>
          <w:ilvl w:val="0"/>
          <w:numId w:val="21"/>
        </w:numPr>
        <w:shd w:val="clear" w:color="auto" w:fill="FFFFFF"/>
        <w:spacing w:before="75" w:after="75"/>
        <w:ind w:left="0"/>
        <w:textAlignment w:val="baseline"/>
        <w:rPr>
          <w:color w:val="000000"/>
          <w:lang w:val="en-IN"/>
        </w:rPr>
      </w:pPr>
      <w:r w:rsidRPr="00033D9F">
        <w:rPr>
          <w:color w:val="000000"/>
          <w:bdr w:val="none" w:sz="0" w:space="0" w:color="auto" w:frame="1"/>
          <w:lang w:val="en-IN"/>
        </w:rPr>
        <w:t>Water soluble materials 1-4</w:t>
      </w:r>
    </w:p>
    <w:p w14:paraId="0A30BC14" w14:textId="77777777" w:rsidR="00296121" w:rsidRPr="00033D9F" w:rsidRDefault="00296121" w:rsidP="00296121">
      <w:pPr>
        <w:numPr>
          <w:ilvl w:val="0"/>
          <w:numId w:val="21"/>
        </w:numPr>
        <w:shd w:val="clear" w:color="auto" w:fill="FFFFFF"/>
        <w:spacing w:before="75" w:after="75"/>
        <w:ind w:left="0"/>
        <w:textAlignment w:val="baseline"/>
        <w:rPr>
          <w:color w:val="000000"/>
          <w:lang w:val="en-IN"/>
        </w:rPr>
      </w:pPr>
      <w:r w:rsidRPr="00033D9F">
        <w:rPr>
          <w:color w:val="000000"/>
          <w:bdr w:val="none" w:sz="0" w:space="0" w:color="auto" w:frame="1"/>
          <w:lang w:val="en-IN"/>
        </w:rPr>
        <w:t>Fat and wax 0.15-0.3</w:t>
      </w:r>
    </w:p>
    <w:p w14:paraId="0AABF6E1" w14:textId="77777777" w:rsidR="00296121" w:rsidRPr="00033D9F" w:rsidRDefault="00296121" w:rsidP="00296121">
      <w:pPr>
        <w:numPr>
          <w:ilvl w:val="0"/>
          <w:numId w:val="21"/>
        </w:numPr>
        <w:shd w:val="clear" w:color="auto" w:fill="FFFFFF"/>
        <w:spacing w:before="75" w:after="75"/>
        <w:ind w:left="0"/>
        <w:textAlignment w:val="baseline"/>
        <w:rPr>
          <w:color w:val="000000"/>
          <w:lang w:val="en-IN"/>
        </w:rPr>
      </w:pPr>
      <w:r w:rsidRPr="00033D9F">
        <w:rPr>
          <w:color w:val="000000"/>
          <w:bdr w:val="none" w:sz="0" w:space="0" w:color="auto" w:frame="1"/>
          <w:lang w:val="en-IN"/>
        </w:rPr>
        <w:t>Ash 0.7-1.5</w:t>
      </w:r>
    </w:p>
    <w:p w14:paraId="022ABE47" w14:textId="77777777" w:rsidR="00296121" w:rsidRPr="00033D9F" w:rsidRDefault="00296121" w:rsidP="00296121">
      <w:pPr>
        <w:pStyle w:val="Heading2"/>
        <w:rPr>
          <w:rFonts w:ascii="Times New Roman" w:eastAsiaTheme="minorEastAsia" w:hAnsi="Times New Roman" w:cs="Times New Roman"/>
          <w:b/>
          <w:color w:val="auto"/>
          <w:sz w:val="24"/>
          <w:szCs w:val="24"/>
        </w:rPr>
      </w:pPr>
    </w:p>
    <w:p w14:paraId="3CD26789" w14:textId="77777777" w:rsidR="00296121" w:rsidRPr="00AB6681" w:rsidRDefault="00296121" w:rsidP="00296121">
      <w:pPr>
        <w:pStyle w:val="Heading6"/>
        <w:rPr>
          <w:rFonts w:eastAsiaTheme="minorEastAsia"/>
          <w:b w:val="0"/>
          <w:sz w:val="28"/>
          <w:szCs w:val="28"/>
        </w:rPr>
      </w:pPr>
      <w:bookmarkStart w:id="14" w:name="_Toc76156188"/>
      <w:r w:rsidRPr="00AB6681">
        <w:rPr>
          <w:rFonts w:eastAsiaTheme="minorEastAsia"/>
          <w:sz w:val="28"/>
          <w:szCs w:val="28"/>
        </w:rPr>
        <w:t>2.1.2. Matrix.</w:t>
      </w:r>
      <w:bookmarkEnd w:id="14"/>
    </w:p>
    <w:p w14:paraId="6EDAC005" w14:textId="77777777" w:rsidR="00296121" w:rsidRPr="00AB6681" w:rsidRDefault="00296121" w:rsidP="00296121">
      <w:pPr>
        <w:rPr>
          <w:sz w:val="28"/>
          <w:szCs w:val="28"/>
        </w:rPr>
      </w:pPr>
    </w:p>
    <w:p w14:paraId="59057B12" w14:textId="77777777" w:rsidR="00296121" w:rsidRPr="00AB6681" w:rsidRDefault="00296121" w:rsidP="00296121">
      <w:pPr>
        <w:rPr>
          <w:b/>
          <w:sz w:val="28"/>
          <w:szCs w:val="28"/>
        </w:rPr>
      </w:pPr>
      <w:r w:rsidRPr="00AB6681">
        <w:rPr>
          <w:b/>
          <w:sz w:val="28"/>
          <w:szCs w:val="28"/>
        </w:rPr>
        <w:t>Milk Cover:</w:t>
      </w:r>
    </w:p>
    <w:p w14:paraId="424F5A19" w14:textId="77777777" w:rsidR="00296121" w:rsidRPr="00033D9F" w:rsidRDefault="00296121" w:rsidP="00296121"/>
    <w:p w14:paraId="794054E2" w14:textId="77777777" w:rsidR="00296121" w:rsidRPr="00033D9F"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033D9F">
        <w:rPr>
          <w:color w:val="000000" w:themeColor="text1"/>
          <w:shd w:val="clear" w:color="auto" w:fill="FFFFFF"/>
          <w:lang w:val="en-IN"/>
        </w:rPr>
        <w:t xml:space="preserve">Waste milk covers are generated in enormous quantities in different places of our country. It is made of </w:t>
      </w:r>
      <w:proofErr w:type="gramStart"/>
      <w:r w:rsidRPr="00033D9F">
        <w:rPr>
          <w:color w:val="000000" w:themeColor="text1"/>
          <w:shd w:val="clear" w:color="auto" w:fill="FFFFFF"/>
          <w:lang w:val="en-IN"/>
        </w:rPr>
        <w:t>low density</w:t>
      </w:r>
      <w:proofErr w:type="gramEnd"/>
      <w:r w:rsidRPr="00033D9F">
        <w:rPr>
          <w:color w:val="000000" w:themeColor="text1"/>
          <w:shd w:val="clear" w:color="auto" w:fill="FFFFFF"/>
          <w:lang w:val="en-IN"/>
        </w:rPr>
        <w:t xml:space="preserve"> polyethylene and linear low density polyethylene. Only a small fraction of waste milk cover is collected and converted into low grade plastic products. LDPE is widely used for manufacturing various containers, dispensing bottles, wash bottles, tubing, plastic parts for computer components, and various </w:t>
      </w:r>
      <w:proofErr w:type="spellStart"/>
      <w:r w:rsidRPr="00033D9F">
        <w:fldChar w:fldCharType="begin"/>
      </w:r>
      <w:r w:rsidRPr="00033D9F">
        <w:instrText xml:space="preserve"> HYPERLINK "https://en.wikipedia.org/wiki/Molding_(process)" </w:instrText>
      </w:r>
      <w:r w:rsidRPr="00033D9F">
        <w:fldChar w:fldCharType="separate"/>
      </w:r>
      <w:r w:rsidRPr="00033D9F">
        <w:rPr>
          <w:color w:val="000000" w:themeColor="text1"/>
          <w:lang w:val="en-IN"/>
        </w:rPr>
        <w:t>molded</w:t>
      </w:r>
      <w:proofErr w:type="spellEnd"/>
      <w:r w:rsidRPr="00033D9F">
        <w:rPr>
          <w:color w:val="000000" w:themeColor="text1"/>
          <w:lang w:val="en-IN"/>
        </w:rPr>
        <w:fldChar w:fldCharType="end"/>
      </w:r>
      <w:r w:rsidRPr="00033D9F">
        <w:rPr>
          <w:color w:val="000000" w:themeColor="text1"/>
          <w:shd w:val="clear" w:color="auto" w:fill="FFFFFF"/>
          <w:lang w:val="en-IN"/>
        </w:rPr>
        <w:t> laboratory equipment. Its most common use is in </w:t>
      </w:r>
      <w:hyperlink r:id="rId21" w:tooltip="Plastic bags" w:history="1">
        <w:r w:rsidRPr="00033D9F">
          <w:rPr>
            <w:color w:val="000000" w:themeColor="text1"/>
            <w:lang w:val="en-IN"/>
          </w:rPr>
          <w:t>plastic bags</w:t>
        </w:r>
      </w:hyperlink>
      <w:r w:rsidRPr="00033D9F">
        <w:rPr>
          <w:color w:val="202122"/>
          <w:shd w:val="clear" w:color="auto" w:fill="FFFFFF"/>
        </w:rPr>
        <w:t>.</w:t>
      </w:r>
      <w:r w:rsidRPr="00033D9F">
        <w:rPr>
          <w:color w:val="000000" w:themeColor="text1"/>
          <w:shd w:val="clear" w:color="auto" w:fill="FFFFFF"/>
          <w:lang w:val="en-IN"/>
        </w:rPr>
        <w:t xml:space="preserve"> </w:t>
      </w:r>
    </w:p>
    <w:p w14:paraId="34056035" w14:textId="77777777" w:rsidR="00296121" w:rsidRPr="00033D9F"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033D9F">
        <w:rPr>
          <w:rFonts w:eastAsia="ADJCO B+ MTSY"/>
        </w:rPr>
        <w:t>. It has the density between 0.91 and 0.93 g/cm</w:t>
      </w:r>
      <w:r w:rsidRPr="00033D9F">
        <w:rPr>
          <w:rFonts w:eastAsia="ADJCO B+ MTSY"/>
          <w:vertAlign w:val="superscript"/>
        </w:rPr>
        <w:t>3</w:t>
      </w:r>
      <w:r w:rsidRPr="00033D9F">
        <w:rPr>
          <w:rFonts w:eastAsia="ADJCO B+ MTSY"/>
        </w:rPr>
        <w:t xml:space="preserve"> and has young’s modulus between 130 and 300 N/mm</w:t>
      </w:r>
      <w:r w:rsidRPr="00033D9F">
        <w:rPr>
          <w:rFonts w:eastAsia="ADJCO B+ MTSY"/>
          <w:vertAlign w:val="superscript"/>
        </w:rPr>
        <w:t>2</w:t>
      </w:r>
      <w:r w:rsidRPr="00033D9F">
        <w:rPr>
          <w:rFonts w:eastAsia="ADJCO B+ MTSY"/>
        </w:rPr>
        <w:t>.The commercial LDPE melts between the range of 120</w:t>
      </w:r>
      <w:r w:rsidRPr="00033D9F">
        <w:rPr>
          <w:rFonts w:eastAsia="ADJCO B+ MTSY"/>
          <w:vertAlign w:val="superscript"/>
        </w:rPr>
        <w:t>o</w:t>
      </w:r>
      <w:r w:rsidRPr="00033D9F">
        <w:rPr>
          <w:rFonts w:eastAsia="ADJCO B+ MTSY"/>
        </w:rPr>
        <w:t xml:space="preserve"> and 135</w:t>
      </w:r>
      <w:r w:rsidRPr="00033D9F">
        <w:rPr>
          <w:rFonts w:eastAsia="ADJCO B+ MTSY"/>
          <w:vertAlign w:val="superscript"/>
        </w:rPr>
        <w:t>o</w:t>
      </w:r>
      <w:r w:rsidRPr="00033D9F">
        <w:rPr>
          <w:rFonts w:eastAsia="ADJCO B+ MTSY"/>
        </w:rPr>
        <w:t xml:space="preserve"> C.</w:t>
      </w:r>
    </w:p>
    <w:p w14:paraId="4D489FB4" w14:textId="77777777" w:rsidR="00296121" w:rsidRPr="000C452A" w:rsidRDefault="00296121" w:rsidP="00296121">
      <w:pPr>
        <w:keepNext/>
        <w:autoSpaceDE w:val="0"/>
        <w:autoSpaceDN w:val="0"/>
        <w:adjustRightInd w:val="0"/>
        <w:spacing w:line="360" w:lineRule="auto"/>
        <w:jc w:val="both"/>
        <w:rPr>
          <w:sz w:val="28"/>
          <w:szCs w:val="28"/>
        </w:rPr>
      </w:pPr>
      <w:r w:rsidRPr="000C452A">
        <w:rPr>
          <w:color w:val="000000" w:themeColor="text1"/>
          <w:sz w:val="28"/>
          <w:szCs w:val="28"/>
          <w:shd w:val="clear" w:color="auto" w:fill="FFFFFF"/>
          <w:lang w:val="en-IN"/>
        </w:rPr>
        <w:t xml:space="preserve">                            </w:t>
      </w:r>
      <w:r w:rsidRPr="000C452A">
        <w:rPr>
          <w:noProof/>
          <w:sz w:val="28"/>
          <w:szCs w:val="28"/>
          <w:lang w:val="en-IN"/>
        </w:rPr>
        <w:drawing>
          <wp:inline distT="0" distB="0" distL="0" distR="0" wp14:anchorId="4F8223C8" wp14:editId="4EA38945">
            <wp:extent cx="1841936" cy="183832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271" cy="1852631"/>
                    </a:xfrm>
                    <a:prstGeom prst="rect">
                      <a:avLst/>
                    </a:prstGeom>
                  </pic:spPr>
                </pic:pic>
              </a:graphicData>
            </a:graphic>
          </wp:inline>
        </w:drawing>
      </w:r>
      <w:r w:rsidRPr="000C452A">
        <w:rPr>
          <w:color w:val="000000" w:themeColor="text1"/>
          <w:sz w:val="28"/>
          <w:szCs w:val="28"/>
          <w:shd w:val="clear" w:color="auto" w:fill="FFFFFF"/>
          <w:lang w:val="en-IN"/>
        </w:rPr>
        <w:t xml:space="preserve">                                </w:t>
      </w:r>
      <w:r w:rsidRPr="000C452A">
        <w:rPr>
          <w:noProof/>
          <w:sz w:val="28"/>
          <w:szCs w:val="28"/>
          <w:lang w:val="en-IN"/>
        </w:rPr>
        <w:t xml:space="preserve">                  </w:t>
      </w:r>
    </w:p>
    <w:p w14:paraId="76239D0C" w14:textId="77777777" w:rsidR="00296121" w:rsidRPr="000C452A" w:rsidRDefault="00296121" w:rsidP="00296121">
      <w:pPr>
        <w:pStyle w:val="Caption"/>
        <w:jc w:val="both"/>
        <w:rPr>
          <w:color w:val="000000" w:themeColor="text1"/>
          <w:sz w:val="28"/>
          <w:szCs w:val="28"/>
          <w:shd w:val="clear" w:color="auto" w:fill="FFFFFF"/>
          <w:lang w:val="en-IN"/>
        </w:rPr>
      </w:pPr>
      <w:r w:rsidRPr="000C452A">
        <w:rPr>
          <w:sz w:val="28"/>
          <w:szCs w:val="28"/>
        </w:rPr>
        <w:t xml:space="preserve">        </w:t>
      </w:r>
      <w:bookmarkStart w:id="15" w:name="_Toc75990073"/>
      <w:bookmarkStart w:id="16" w:name="_Toc75990581"/>
      <w:r w:rsidRPr="000C452A">
        <w:rPr>
          <w:sz w:val="28"/>
          <w:szCs w:val="28"/>
        </w:rPr>
        <w:t xml:space="preserve">                                 </w:t>
      </w:r>
      <w:r w:rsidRPr="000C452A">
        <w:rPr>
          <w:color w:val="auto"/>
          <w:sz w:val="28"/>
          <w:szCs w:val="28"/>
        </w:rPr>
        <w:t>Figure 2.1.2. Milk cover.</w:t>
      </w:r>
      <w:bookmarkEnd w:id="15"/>
      <w:bookmarkEnd w:id="16"/>
      <w:r w:rsidRPr="000C452A">
        <w:rPr>
          <w:color w:val="auto"/>
          <w:sz w:val="28"/>
          <w:szCs w:val="28"/>
        </w:rPr>
        <w:t xml:space="preserve"> </w:t>
      </w:r>
    </w:p>
    <w:p w14:paraId="4F4CBB56" w14:textId="77777777" w:rsidR="00296121" w:rsidRPr="000C452A" w:rsidRDefault="00296121" w:rsidP="00296121">
      <w:pPr>
        <w:rPr>
          <w:b/>
          <w:color w:val="333333"/>
          <w:sz w:val="28"/>
          <w:szCs w:val="28"/>
          <w:shd w:val="clear" w:color="auto" w:fill="FFFFFF"/>
        </w:rPr>
      </w:pPr>
      <w:r w:rsidRPr="000C452A">
        <w:rPr>
          <w:b/>
          <w:color w:val="333333"/>
          <w:sz w:val="28"/>
          <w:szCs w:val="28"/>
          <w:shd w:val="clear" w:color="auto" w:fill="FFFFFF"/>
        </w:rPr>
        <w:t xml:space="preserve">                                    </w:t>
      </w:r>
    </w:p>
    <w:p w14:paraId="4DBBB453" w14:textId="77777777" w:rsidR="00296121" w:rsidRPr="000C452A" w:rsidRDefault="00296121" w:rsidP="00296121">
      <w:pPr>
        <w:rPr>
          <w:sz w:val="28"/>
          <w:szCs w:val="28"/>
          <w:shd w:val="clear" w:color="auto" w:fill="FFFFFF"/>
        </w:rPr>
      </w:pPr>
    </w:p>
    <w:p w14:paraId="3501A513" w14:textId="77777777" w:rsidR="00296121" w:rsidRPr="000C452A" w:rsidRDefault="00296121" w:rsidP="00296121">
      <w:pPr>
        <w:autoSpaceDE w:val="0"/>
        <w:autoSpaceDN w:val="0"/>
        <w:adjustRightInd w:val="0"/>
        <w:spacing w:line="360" w:lineRule="auto"/>
        <w:jc w:val="both"/>
        <w:rPr>
          <w:b/>
          <w:bCs/>
          <w:color w:val="000000" w:themeColor="text1"/>
          <w:sz w:val="28"/>
          <w:szCs w:val="28"/>
          <w:shd w:val="clear" w:color="auto" w:fill="FFFFFF"/>
          <w:lang w:val="en-IN"/>
        </w:rPr>
      </w:pPr>
      <w:r w:rsidRPr="000C452A">
        <w:rPr>
          <w:b/>
          <w:bCs/>
          <w:color w:val="000000" w:themeColor="text1"/>
          <w:sz w:val="28"/>
          <w:szCs w:val="28"/>
          <w:shd w:val="clear" w:color="auto" w:fill="FFFFFF"/>
          <w:lang w:val="en-IN"/>
        </w:rPr>
        <w:t xml:space="preserve">                                   </w:t>
      </w:r>
    </w:p>
    <w:p w14:paraId="6D185F8F" w14:textId="77777777" w:rsidR="00AB6681" w:rsidRDefault="00AB6681" w:rsidP="00296121">
      <w:pPr>
        <w:autoSpaceDE w:val="0"/>
        <w:autoSpaceDN w:val="0"/>
        <w:adjustRightInd w:val="0"/>
        <w:spacing w:line="360" w:lineRule="auto"/>
        <w:jc w:val="both"/>
        <w:rPr>
          <w:b/>
          <w:bCs/>
          <w:color w:val="000000" w:themeColor="text1"/>
          <w:sz w:val="28"/>
          <w:szCs w:val="28"/>
          <w:shd w:val="clear" w:color="auto" w:fill="FFFFFF"/>
          <w:lang w:val="en-IN"/>
        </w:rPr>
      </w:pPr>
    </w:p>
    <w:p w14:paraId="1B26AA56" w14:textId="33EB8349" w:rsidR="00296121" w:rsidRPr="000C452A" w:rsidRDefault="00296121" w:rsidP="00296121">
      <w:pPr>
        <w:autoSpaceDE w:val="0"/>
        <w:autoSpaceDN w:val="0"/>
        <w:adjustRightInd w:val="0"/>
        <w:spacing w:line="360" w:lineRule="auto"/>
        <w:jc w:val="both"/>
        <w:rPr>
          <w:b/>
          <w:bCs/>
          <w:color w:val="000000" w:themeColor="text1"/>
          <w:sz w:val="28"/>
          <w:szCs w:val="28"/>
          <w:shd w:val="clear" w:color="auto" w:fill="FFFFFF"/>
          <w:lang w:val="en-IN"/>
        </w:rPr>
      </w:pPr>
      <w:r w:rsidRPr="000C452A">
        <w:rPr>
          <w:b/>
          <w:bCs/>
          <w:color w:val="000000" w:themeColor="text1"/>
          <w:sz w:val="28"/>
          <w:szCs w:val="28"/>
          <w:shd w:val="clear" w:color="auto" w:fill="FFFFFF"/>
          <w:lang w:val="en-IN"/>
        </w:rPr>
        <w:lastRenderedPageBreak/>
        <w:t>2.2. Advantages of Bio-composite over conventional composite materials.</w:t>
      </w:r>
    </w:p>
    <w:p w14:paraId="35617651" w14:textId="77777777" w:rsidR="00296121" w:rsidRPr="00033D9F" w:rsidRDefault="00296121" w:rsidP="00296121">
      <w:pPr>
        <w:numPr>
          <w:ilvl w:val="0"/>
          <w:numId w:val="20"/>
        </w:numPr>
        <w:autoSpaceDE w:val="0"/>
        <w:autoSpaceDN w:val="0"/>
        <w:adjustRightInd w:val="0"/>
        <w:spacing w:line="360" w:lineRule="auto"/>
        <w:jc w:val="both"/>
        <w:rPr>
          <w:color w:val="000000" w:themeColor="text1"/>
          <w:shd w:val="clear" w:color="auto" w:fill="FFFFFF"/>
          <w:lang w:val="en-IN"/>
        </w:rPr>
      </w:pPr>
      <w:r w:rsidRPr="00033D9F">
        <w:rPr>
          <w:color w:val="000000" w:themeColor="text1"/>
          <w:shd w:val="clear" w:color="auto" w:fill="FFFFFF"/>
          <w:lang w:val="en-IN"/>
        </w:rPr>
        <w:t>They are biodegradable.</w:t>
      </w:r>
    </w:p>
    <w:p w14:paraId="7704C96E" w14:textId="77777777" w:rsidR="00296121" w:rsidRPr="00033D9F" w:rsidRDefault="00296121" w:rsidP="00296121">
      <w:pPr>
        <w:numPr>
          <w:ilvl w:val="0"/>
          <w:numId w:val="20"/>
        </w:numPr>
        <w:autoSpaceDE w:val="0"/>
        <w:autoSpaceDN w:val="0"/>
        <w:adjustRightInd w:val="0"/>
        <w:spacing w:line="360" w:lineRule="auto"/>
        <w:jc w:val="both"/>
        <w:rPr>
          <w:color w:val="000000" w:themeColor="text1"/>
          <w:shd w:val="clear" w:color="auto" w:fill="FFFFFF"/>
          <w:lang w:val="en-IN"/>
        </w:rPr>
      </w:pPr>
      <w:r w:rsidRPr="00033D9F">
        <w:rPr>
          <w:color w:val="000000" w:themeColor="text1"/>
          <w:shd w:val="clear" w:color="auto" w:fill="FFFFFF"/>
          <w:lang w:val="en-IN"/>
        </w:rPr>
        <w:t>They cause less pollution in the environment compared to conventional type.</w:t>
      </w:r>
    </w:p>
    <w:p w14:paraId="0DB07028" w14:textId="77777777" w:rsidR="00296121" w:rsidRPr="00033D9F" w:rsidRDefault="00296121" w:rsidP="00296121">
      <w:pPr>
        <w:numPr>
          <w:ilvl w:val="0"/>
          <w:numId w:val="20"/>
        </w:numPr>
        <w:autoSpaceDE w:val="0"/>
        <w:autoSpaceDN w:val="0"/>
        <w:adjustRightInd w:val="0"/>
        <w:spacing w:line="360" w:lineRule="auto"/>
        <w:jc w:val="both"/>
        <w:rPr>
          <w:color w:val="000000" w:themeColor="text1"/>
          <w:shd w:val="clear" w:color="auto" w:fill="FFFFFF"/>
          <w:lang w:val="en-IN"/>
        </w:rPr>
      </w:pPr>
      <w:r w:rsidRPr="00033D9F">
        <w:rPr>
          <w:color w:val="000000" w:themeColor="text1"/>
          <w:shd w:val="clear" w:color="auto" w:fill="FFFFFF"/>
          <w:lang w:val="en-IN"/>
        </w:rPr>
        <w:t>They are renewable source, which means the availability of material is more.</w:t>
      </w:r>
    </w:p>
    <w:p w14:paraId="44CB7749" w14:textId="77777777" w:rsidR="00296121" w:rsidRPr="00033D9F" w:rsidRDefault="00296121" w:rsidP="00296121">
      <w:pPr>
        <w:numPr>
          <w:ilvl w:val="0"/>
          <w:numId w:val="20"/>
        </w:numPr>
        <w:autoSpaceDE w:val="0"/>
        <w:autoSpaceDN w:val="0"/>
        <w:adjustRightInd w:val="0"/>
        <w:spacing w:line="360" w:lineRule="auto"/>
        <w:jc w:val="both"/>
        <w:rPr>
          <w:color w:val="000000" w:themeColor="text1"/>
          <w:shd w:val="clear" w:color="auto" w:fill="FFFFFF"/>
          <w:lang w:val="en-IN"/>
        </w:rPr>
      </w:pPr>
      <w:r w:rsidRPr="00033D9F">
        <w:rPr>
          <w:color w:val="000000" w:themeColor="text1"/>
          <w:shd w:val="clear" w:color="auto" w:fill="FFFFFF"/>
          <w:lang w:val="en-IN"/>
        </w:rPr>
        <w:t xml:space="preserve">Cost effective, and in some </w:t>
      </w:r>
      <w:proofErr w:type="gramStart"/>
      <w:r w:rsidRPr="00033D9F">
        <w:rPr>
          <w:color w:val="000000" w:themeColor="text1"/>
          <w:shd w:val="clear" w:color="auto" w:fill="FFFFFF"/>
          <w:lang w:val="en-IN"/>
        </w:rPr>
        <w:t>cases</w:t>
      </w:r>
      <w:proofErr w:type="gramEnd"/>
      <w:r w:rsidRPr="00033D9F">
        <w:rPr>
          <w:color w:val="000000" w:themeColor="text1"/>
          <w:shd w:val="clear" w:color="auto" w:fill="FFFFFF"/>
          <w:lang w:val="en-IN"/>
        </w:rPr>
        <w:t xml:space="preserve"> they are completely recyclable.</w:t>
      </w:r>
    </w:p>
    <w:p w14:paraId="4CAC13AB" w14:textId="77777777" w:rsidR="00296121" w:rsidRPr="00033D9F" w:rsidRDefault="00296121" w:rsidP="00296121">
      <w:pPr>
        <w:numPr>
          <w:ilvl w:val="0"/>
          <w:numId w:val="20"/>
        </w:numPr>
        <w:autoSpaceDE w:val="0"/>
        <w:autoSpaceDN w:val="0"/>
        <w:adjustRightInd w:val="0"/>
        <w:spacing w:line="360" w:lineRule="auto"/>
        <w:jc w:val="both"/>
        <w:rPr>
          <w:color w:val="000000" w:themeColor="text1"/>
          <w:shd w:val="clear" w:color="auto" w:fill="FFFFFF"/>
          <w:lang w:val="en-IN"/>
        </w:rPr>
      </w:pPr>
      <w:r w:rsidRPr="00033D9F">
        <w:rPr>
          <w:color w:val="000000" w:themeColor="text1"/>
          <w:shd w:val="clear" w:color="auto" w:fill="FFFFFF"/>
          <w:lang w:val="en-IN"/>
        </w:rPr>
        <w:t xml:space="preserve">Natural </w:t>
      </w:r>
      <w:proofErr w:type="spellStart"/>
      <w:r w:rsidRPr="00033D9F">
        <w:rPr>
          <w:color w:val="000000" w:themeColor="text1"/>
          <w:shd w:val="clear" w:color="auto" w:fill="FFFFFF"/>
          <w:lang w:val="en-IN"/>
        </w:rPr>
        <w:t>fibers</w:t>
      </w:r>
      <w:proofErr w:type="spellEnd"/>
      <w:r w:rsidRPr="00033D9F">
        <w:rPr>
          <w:color w:val="000000" w:themeColor="text1"/>
          <w:shd w:val="clear" w:color="auto" w:fill="FFFFFF"/>
          <w:lang w:val="en-IN"/>
        </w:rPr>
        <w:t xml:space="preserve"> have low density which results in higher specific tensile strength and  </w:t>
      </w:r>
    </w:p>
    <w:p w14:paraId="007B7366" w14:textId="77777777" w:rsidR="00296121" w:rsidRPr="00033D9F" w:rsidRDefault="00296121" w:rsidP="00296121">
      <w:pPr>
        <w:autoSpaceDE w:val="0"/>
        <w:autoSpaceDN w:val="0"/>
        <w:adjustRightInd w:val="0"/>
        <w:spacing w:line="360" w:lineRule="auto"/>
        <w:ind w:firstLineChars="150" w:firstLine="360"/>
        <w:jc w:val="both"/>
        <w:rPr>
          <w:color w:val="000000" w:themeColor="text1"/>
          <w:shd w:val="clear" w:color="auto" w:fill="FFFFFF"/>
          <w:lang w:val="en-IN"/>
        </w:rPr>
      </w:pPr>
      <w:r w:rsidRPr="00033D9F">
        <w:rPr>
          <w:color w:val="000000" w:themeColor="text1"/>
          <w:shd w:val="clear" w:color="auto" w:fill="FFFFFF"/>
          <w:lang w:val="en-IN"/>
        </w:rPr>
        <w:t xml:space="preserve">Stiffness compared to glass </w:t>
      </w:r>
      <w:proofErr w:type="spellStart"/>
      <w:r w:rsidRPr="00033D9F">
        <w:rPr>
          <w:color w:val="000000" w:themeColor="text1"/>
          <w:shd w:val="clear" w:color="auto" w:fill="FFFFFF"/>
          <w:lang w:val="en-IN"/>
        </w:rPr>
        <w:t>fibers</w:t>
      </w:r>
      <w:proofErr w:type="spellEnd"/>
      <w:r w:rsidRPr="00033D9F">
        <w:rPr>
          <w:color w:val="000000" w:themeColor="text1"/>
          <w:shd w:val="clear" w:color="auto" w:fill="FFFFFF"/>
          <w:lang w:val="en-IN"/>
        </w:rPr>
        <w:t>.</w:t>
      </w:r>
    </w:p>
    <w:p w14:paraId="1B06AF3A" w14:textId="77777777" w:rsidR="00296121" w:rsidRPr="00033D9F" w:rsidRDefault="00296121" w:rsidP="00296121">
      <w:pPr>
        <w:autoSpaceDE w:val="0"/>
        <w:autoSpaceDN w:val="0"/>
        <w:adjustRightInd w:val="0"/>
        <w:spacing w:line="360" w:lineRule="auto"/>
        <w:ind w:firstLineChars="200" w:firstLine="480"/>
        <w:jc w:val="both"/>
        <w:rPr>
          <w:color w:val="000000" w:themeColor="text1"/>
          <w:shd w:val="clear" w:color="auto" w:fill="FFFFFF"/>
          <w:lang w:val="en-IN"/>
        </w:rPr>
      </w:pPr>
      <w:r w:rsidRPr="00033D9F">
        <w:rPr>
          <w:color w:val="000000" w:themeColor="text1"/>
          <w:shd w:val="clear" w:color="auto" w:fill="FFFFFF"/>
          <w:lang w:val="en-IN"/>
        </w:rPr>
        <w:t>Etc…</w:t>
      </w:r>
    </w:p>
    <w:p w14:paraId="6A7D0D20" w14:textId="77777777" w:rsidR="00296121" w:rsidRPr="000C452A" w:rsidRDefault="00296121" w:rsidP="00296121">
      <w:pPr>
        <w:autoSpaceDE w:val="0"/>
        <w:autoSpaceDN w:val="0"/>
        <w:adjustRightInd w:val="0"/>
        <w:spacing w:line="360" w:lineRule="auto"/>
        <w:jc w:val="both"/>
        <w:rPr>
          <w:b/>
          <w:bCs/>
          <w:color w:val="000000" w:themeColor="text1"/>
          <w:sz w:val="28"/>
          <w:szCs w:val="28"/>
          <w:shd w:val="clear" w:color="auto" w:fill="FFFFFF"/>
          <w:lang w:val="en-IN"/>
        </w:rPr>
      </w:pPr>
    </w:p>
    <w:p w14:paraId="5A6D6DC9" w14:textId="77777777" w:rsidR="00296121" w:rsidRPr="000C452A" w:rsidRDefault="00296121" w:rsidP="00296121">
      <w:pPr>
        <w:pStyle w:val="Heading2"/>
        <w:rPr>
          <w:rFonts w:ascii="Times New Roman" w:eastAsiaTheme="minorEastAsia" w:hAnsi="Times New Roman" w:cs="Times New Roman"/>
          <w:b/>
          <w:bCs/>
          <w:color w:val="000000" w:themeColor="text1"/>
          <w:sz w:val="28"/>
          <w:szCs w:val="28"/>
          <w:shd w:val="clear" w:color="auto" w:fill="FFFFFF"/>
          <w:lang w:val="en-IN"/>
        </w:rPr>
      </w:pPr>
      <w:bookmarkStart w:id="17" w:name="_Toc76156189"/>
      <w:r w:rsidRPr="000C452A">
        <w:rPr>
          <w:rFonts w:ascii="Times New Roman" w:eastAsiaTheme="minorEastAsia" w:hAnsi="Times New Roman" w:cs="Times New Roman"/>
          <w:b/>
          <w:bCs/>
          <w:color w:val="000000" w:themeColor="text1"/>
          <w:sz w:val="28"/>
          <w:szCs w:val="28"/>
          <w:shd w:val="clear" w:color="auto" w:fill="FFFFFF"/>
          <w:lang w:val="en-IN"/>
        </w:rPr>
        <w:t>2.3. Disadvantage of bio-composites.</w:t>
      </w:r>
      <w:bookmarkEnd w:id="17"/>
    </w:p>
    <w:p w14:paraId="3319A26B" w14:textId="77777777" w:rsidR="00296121" w:rsidRPr="00033D9F" w:rsidRDefault="00296121" w:rsidP="00296121">
      <w:pPr>
        <w:autoSpaceDE w:val="0"/>
        <w:autoSpaceDN w:val="0"/>
        <w:adjustRightInd w:val="0"/>
        <w:spacing w:line="360" w:lineRule="auto"/>
        <w:jc w:val="both"/>
      </w:pPr>
      <w:r w:rsidRPr="00033D9F">
        <w:rPr>
          <w:b/>
          <w:bCs/>
          <w:color w:val="000000" w:themeColor="text1"/>
          <w:shd w:val="clear" w:color="auto" w:fill="FFFFFF"/>
          <w:lang w:val="en-IN"/>
        </w:rPr>
        <w:t xml:space="preserve">  </w:t>
      </w:r>
      <w:r w:rsidRPr="00033D9F">
        <w:rPr>
          <w:color w:val="000000" w:themeColor="text1"/>
          <w:shd w:val="clear" w:color="auto" w:fill="FFFFFF"/>
          <w:lang w:val="en-IN"/>
        </w:rPr>
        <w:t xml:space="preserve">Apart from the many common disadvantages of composites, some are common with bio-composites, many of the natural </w:t>
      </w:r>
      <w:proofErr w:type="spellStart"/>
      <w:r w:rsidRPr="00033D9F">
        <w:rPr>
          <w:color w:val="000000" w:themeColor="text1"/>
          <w:shd w:val="clear" w:color="auto" w:fill="FFFFFF"/>
          <w:lang w:val="en-IN"/>
        </w:rPr>
        <w:t>fibers</w:t>
      </w:r>
      <w:proofErr w:type="spellEnd"/>
      <w:r w:rsidRPr="00033D9F">
        <w:rPr>
          <w:color w:val="000000" w:themeColor="text1"/>
          <w:shd w:val="clear" w:color="auto" w:fill="FFFFFF"/>
          <w:lang w:val="en-IN"/>
        </w:rPr>
        <w:t xml:space="preserve"> tend to absorb moisture after a certain amount of time making the composite weaker.</w:t>
      </w:r>
    </w:p>
    <w:p w14:paraId="6B88B109" w14:textId="77777777" w:rsidR="00C34D54" w:rsidRPr="00033D9F" w:rsidRDefault="00C34D54" w:rsidP="00C34D54"/>
    <w:p w14:paraId="22680B6F" w14:textId="77777777" w:rsidR="004849C2" w:rsidRDefault="004849C2">
      <w:pPr>
        <w:spacing w:after="5" w:line="268" w:lineRule="auto"/>
        <w:jc w:val="both"/>
        <w:rPr>
          <w:color w:val="000000"/>
          <w:sz w:val="28"/>
          <w:szCs w:val="28"/>
        </w:rPr>
      </w:pPr>
    </w:p>
    <w:p w14:paraId="0C8B6390" w14:textId="04EE85F4" w:rsidR="004849C2" w:rsidRDefault="004849C2">
      <w:pPr>
        <w:spacing w:after="5" w:line="268" w:lineRule="auto"/>
        <w:jc w:val="both"/>
        <w:rPr>
          <w:color w:val="000000"/>
          <w:sz w:val="28"/>
          <w:szCs w:val="28"/>
        </w:rPr>
      </w:pPr>
    </w:p>
    <w:p w14:paraId="4D959A23" w14:textId="7F4708E7" w:rsidR="000C452A" w:rsidRDefault="000C452A">
      <w:pPr>
        <w:spacing w:after="5" w:line="268" w:lineRule="auto"/>
        <w:jc w:val="both"/>
        <w:rPr>
          <w:color w:val="000000"/>
          <w:sz w:val="28"/>
          <w:szCs w:val="28"/>
        </w:rPr>
      </w:pPr>
    </w:p>
    <w:p w14:paraId="632D7E1A" w14:textId="634B92C5" w:rsidR="000C452A" w:rsidRDefault="000C452A">
      <w:pPr>
        <w:spacing w:after="5" w:line="268" w:lineRule="auto"/>
        <w:jc w:val="both"/>
        <w:rPr>
          <w:color w:val="000000"/>
          <w:sz w:val="28"/>
          <w:szCs w:val="28"/>
        </w:rPr>
      </w:pPr>
    </w:p>
    <w:p w14:paraId="654A7BE9" w14:textId="75808C82" w:rsidR="000C452A" w:rsidRDefault="000C452A">
      <w:pPr>
        <w:spacing w:after="5" w:line="268" w:lineRule="auto"/>
        <w:jc w:val="both"/>
        <w:rPr>
          <w:color w:val="000000"/>
          <w:sz w:val="28"/>
          <w:szCs w:val="28"/>
        </w:rPr>
      </w:pPr>
    </w:p>
    <w:p w14:paraId="5F9B4286" w14:textId="6253ECB7" w:rsidR="000C452A" w:rsidRDefault="000C452A">
      <w:pPr>
        <w:spacing w:after="5" w:line="268" w:lineRule="auto"/>
        <w:jc w:val="both"/>
        <w:rPr>
          <w:color w:val="000000"/>
          <w:sz w:val="28"/>
          <w:szCs w:val="28"/>
        </w:rPr>
      </w:pPr>
    </w:p>
    <w:p w14:paraId="48AD00BF" w14:textId="77777777" w:rsidR="000C452A" w:rsidRDefault="000C452A">
      <w:pPr>
        <w:spacing w:after="5" w:line="268" w:lineRule="auto"/>
        <w:jc w:val="both"/>
        <w:rPr>
          <w:color w:val="000000"/>
          <w:sz w:val="28"/>
          <w:szCs w:val="28"/>
        </w:rPr>
      </w:pPr>
    </w:p>
    <w:p w14:paraId="5A7754AA" w14:textId="77777777" w:rsidR="004849C2" w:rsidRDefault="004849C2">
      <w:pPr>
        <w:spacing w:after="5" w:line="268" w:lineRule="auto"/>
        <w:jc w:val="both"/>
        <w:rPr>
          <w:color w:val="000000"/>
          <w:sz w:val="28"/>
          <w:szCs w:val="28"/>
        </w:rPr>
      </w:pPr>
    </w:p>
    <w:p w14:paraId="0321EF24" w14:textId="77777777" w:rsidR="00033D9F" w:rsidRDefault="00033D9F">
      <w:pPr>
        <w:spacing w:after="5" w:line="268" w:lineRule="auto"/>
        <w:jc w:val="both"/>
        <w:rPr>
          <w:b/>
          <w:color w:val="000000"/>
          <w:sz w:val="32"/>
          <w:szCs w:val="32"/>
        </w:rPr>
      </w:pPr>
    </w:p>
    <w:p w14:paraId="724B900E" w14:textId="77777777" w:rsidR="00033D9F" w:rsidRDefault="00033D9F">
      <w:pPr>
        <w:spacing w:after="5" w:line="268" w:lineRule="auto"/>
        <w:jc w:val="both"/>
        <w:rPr>
          <w:b/>
          <w:color w:val="000000"/>
          <w:sz w:val="32"/>
          <w:szCs w:val="32"/>
        </w:rPr>
      </w:pPr>
    </w:p>
    <w:p w14:paraId="2036985D" w14:textId="77777777" w:rsidR="00033D9F" w:rsidRDefault="00033D9F">
      <w:pPr>
        <w:spacing w:after="5" w:line="268" w:lineRule="auto"/>
        <w:jc w:val="both"/>
        <w:rPr>
          <w:b/>
          <w:color w:val="000000"/>
          <w:sz w:val="32"/>
          <w:szCs w:val="32"/>
        </w:rPr>
      </w:pPr>
    </w:p>
    <w:p w14:paraId="6C2D66ED" w14:textId="77777777" w:rsidR="00033D9F" w:rsidRDefault="00033D9F">
      <w:pPr>
        <w:spacing w:after="5" w:line="268" w:lineRule="auto"/>
        <w:jc w:val="both"/>
        <w:rPr>
          <w:b/>
          <w:color w:val="000000"/>
          <w:sz w:val="32"/>
          <w:szCs w:val="32"/>
        </w:rPr>
      </w:pPr>
    </w:p>
    <w:p w14:paraId="3D5D447B" w14:textId="77777777" w:rsidR="00033D9F" w:rsidRDefault="00033D9F">
      <w:pPr>
        <w:spacing w:after="5" w:line="268" w:lineRule="auto"/>
        <w:jc w:val="both"/>
        <w:rPr>
          <w:b/>
          <w:color w:val="000000"/>
          <w:sz w:val="32"/>
          <w:szCs w:val="32"/>
        </w:rPr>
      </w:pPr>
    </w:p>
    <w:p w14:paraId="5FBC10ED" w14:textId="77777777" w:rsidR="00033D9F" w:rsidRDefault="00033D9F">
      <w:pPr>
        <w:spacing w:after="5" w:line="268" w:lineRule="auto"/>
        <w:jc w:val="both"/>
        <w:rPr>
          <w:b/>
          <w:color w:val="000000"/>
          <w:sz w:val="32"/>
          <w:szCs w:val="32"/>
        </w:rPr>
      </w:pPr>
    </w:p>
    <w:p w14:paraId="20AC4C73" w14:textId="77777777" w:rsidR="00033D9F" w:rsidRDefault="00033D9F">
      <w:pPr>
        <w:spacing w:after="5" w:line="268" w:lineRule="auto"/>
        <w:jc w:val="both"/>
        <w:rPr>
          <w:b/>
          <w:color w:val="000000"/>
          <w:sz w:val="32"/>
          <w:szCs w:val="32"/>
        </w:rPr>
      </w:pPr>
    </w:p>
    <w:p w14:paraId="79690507" w14:textId="77777777" w:rsidR="00033D9F" w:rsidRDefault="00033D9F">
      <w:pPr>
        <w:spacing w:after="5" w:line="268" w:lineRule="auto"/>
        <w:jc w:val="both"/>
        <w:rPr>
          <w:b/>
          <w:color w:val="000000"/>
          <w:sz w:val="32"/>
          <w:szCs w:val="32"/>
        </w:rPr>
      </w:pPr>
    </w:p>
    <w:p w14:paraId="1A96AC8E" w14:textId="77777777" w:rsidR="00033D9F" w:rsidRDefault="00033D9F">
      <w:pPr>
        <w:spacing w:after="5" w:line="268" w:lineRule="auto"/>
        <w:jc w:val="both"/>
        <w:rPr>
          <w:b/>
          <w:color w:val="000000"/>
          <w:sz w:val="32"/>
          <w:szCs w:val="32"/>
        </w:rPr>
      </w:pPr>
    </w:p>
    <w:p w14:paraId="74F4FB55" w14:textId="77777777" w:rsidR="00033D9F" w:rsidRDefault="00033D9F">
      <w:pPr>
        <w:spacing w:after="5" w:line="268" w:lineRule="auto"/>
        <w:jc w:val="both"/>
        <w:rPr>
          <w:b/>
          <w:color w:val="000000"/>
          <w:sz w:val="32"/>
          <w:szCs w:val="32"/>
        </w:rPr>
      </w:pPr>
    </w:p>
    <w:p w14:paraId="3ABE2335" w14:textId="77777777" w:rsidR="00033D9F" w:rsidRDefault="00033D9F">
      <w:pPr>
        <w:spacing w:after="5" w:line="268" w:lineRule="auto"/>
        <w:jc w:val="both"/>
        <w:rPr>
          <w:b/>
          <w:color w:val="000000"/>
          <w:sz w:val="32"/>
          <w:szCs w:val="32"/>
        </w:rPr>
      </w:pPr>
    </w:p>
    <w:p w14:paraId="250B96F1" w14:textId="77777777" w:rsidR="00033D9F" w:rsidRDefault="00033D9F">
      <w:pPr>
        <w:spacing w:after="5" w:line="268" w:lineRule="auto"/>
        <w:jc w:val="both"/>
        <w:rPr>
          <w:b/>
          <w:color w:val="000000"/>
          <w:sz w:val="32"/>
          <w:szCs w:val="32"/>
        </w:rPr>
      </w:pPr>
    </w:p>
    <w:p w14:paraId="4D581B28" w14:textId="77777777" w:rsidR="00033D9F" w:rsidRDefault="00033D9F">
      <w:pPr>
        <w:spacing w:after="5" w:line="268" w:lineRule="auto"/>
        <w:jc w:val="both"/>
        <w:rPr>
          <w:b/>
          <w:color w:val="000000"/>
          <w:sz w:val="32"/>
          <w:szCs w:val="32"/>
        </w:rPr>
      </w:pPr>
    </w:p>
    <w:p w14:paraId="289E337F" w14:textId="77777777" w:rsidR="00033D9F" w:rsidRDefault="00033D9F">
      <w:pPr>
        <w:spacing w:after="5" w:line="268" w:lineRule="auto"/>
        <w:jc w:val="both"/>
        <w:rPr>
          <w:b/>
          <w:color w:val="000000"/>
          <w:sz w:val="32"/>
          <w:szCs w:val="32"/>
        </w:rPr>
      </w:pPr>
    </w:p>
    <w:p w14:paraId="4C87DD0D" w14:textId="582A4CA7" w:rsidR="004849C2" w:rsidRDefault="00230268">
      <w:pPr>
        <w:spacing w:after="5" w:line="268" w:lineRule="auto"/>
        <w:jc w:val="both"/>
        <w:rPr>
          <w:b/>
          <w:color w:val="000000"/>
          <w:sz w:val="32"/>
          <w:szCs w:val="32"/>
        </w:rPr>
      </w:pPr>
      <w:r>
        <w:rPr>
          <w:b/>
          <w:color w:val="000000"/>
          <w:sz w:val="32"/>
          <w:szCs w:val="32"/>
        </w:rPr>
        <w:lastRenderedPageBreak/>
        <w:t>CHAPTER 3</w:t>
      </w:r>
    </w:p>
    <w:p w14:paraId="7D834B2A" w14:textId="77777777" w:rsidR="00676EEE" w:rsidRPr="00F415ED" w:rsidRDefault="00676EEE" w:rsidP="00676EEE">
      <w:pPr>
        <w:pStyle w:val="Heading1"/>
        <w:rPr>
          <w:b w:val="0"/>
        </w:rPr>
      </w:pPr>
      <w:r>
        <w:t xml:space="preserve">              </w:t>
      </w:r>
      <w:bookmarkStart w:id="18" w:name="_Toc76156190"/>
      <w:r w:rsidRPr="00F415ED">
        <w:t>OBJECTIVES AND METHODOLOGY</w:t>
      </w:r>
      <w:bookmarkEnd w:id="18"/>
    </w:p>
    <w:p w14:paraId="30E79028" w14:textId="77777777" w:rsidR="00676EEE" w:rsidRPr="00676EEE" w:rsidRDefault="00676EEE" w:rsidP="00676EEE">
      <w:pPr>
        <w:pStyle w:val="Heading2"/>
        <w:rPr>
          <w:rFonts w:ascii="Times New Roman" w:hAnsi="Times New Roman" w:cs="Times New Roman"/>
          <w:b/>
          <w:color w:val="auto"/>
          <w:sz w:val="28"/>
          <w:szCs w:val="28"/>
          <w:shd w:val="clear" w:color="auto" w:fill="FFFFFF"/>
          <w:lang w:val="en-IN"/>
        </w:rPr>
      </w:pPr>
      <w:bookmarkStart w:id="19" w:name="_Toc76156191"/>
      <w:r w:rsidRPr="00676EEE">
        <w:rPr>
          <w:rFonts w:ascii="Times New Roman" w:hAnsi="Times New Roman" w:cs="Times New Roman"/>
          <w:b/>
          <w:color w:val="auto"/>
          <w:sz w:val="28"/>
          <w:szCs w:val="28"/>
          <w:shd w:val="clear" w:color="auto" w:fill="FFFFFF"/>
          <w:lang w:val="en-IN"/>
        </w:rPr>
        <w:t>3.1. Objectives.</w:t>
      </w:r>
      <w:bookmarkEnd w:id="19"/>
    </w:p>
    <w:p w14:paraId="3E9218C9" w14:textId="77777777" w:rsidR="00676EEE" w:rsidRPr="00033D9F" w:rsidRDefault="00676EEE" w:rsidP="00676EEE">
      <w:pPr>
        <w:pStyle w:val="BodyText"/>
        <w:spacing w:before="159" w:line="360" w:lineRule="auto"/>
        <w:ind w:right="633"/>
        <w:jc w:val="both"/>
      </w:pPr>
      <w:r w:rsidRPr="00033D9F">
        <w:t>Major objective of this work is to fabricate sustainable bio-composites using sisal fiber at the expense of minimum resources as a solution to in efficient disposal of valuable biopolymers.</w:t>
      </w:r>
    </w:p>
    <w:p w14:paraId="05CDB116" w14:textId="77777777" w:rsidR="00676EEE" w:rsidRPr="00033D9F" w:rsidRDefault="00676EEE" w:rsidP="00676EEE">
      <w:pPr>
        <w:pStyle w:val="ListParagraph"/>
        <w:widowControl w:val="0"/>
        <w:numPr>
          <w:ilvl w:val="1"/>
          <w:numId w:val="19"/>
        </w:numPr>
        <w:tabs>
          <w:tab w:val="left" w:pos="839"/>
        </w:tabs>
        <w:autoSpaceDE w:val="0"/>
        <w:autoSpaceDN w:val="0"/>
        <w:spacing w:before="1"/>
        <w:ind w:hanging="275"/>
        <w:contextualSpacing w:val="0"/>
        <w:rPr>
          <w:sz w:val="24"/>
          <w:szCs w:val="24"/>
        </w:rPr>
      </w:pPr>
      <w:r w:rsidRPr="00033D9F">
        <w:rPr>
          <w:sz w:val="24"/>
          <w:szCs w:val="24"/>
        </w:rPr>
        <w:t>To reduce plastic disposal and reduce environmental pollution.</w:t>
      </w:r>
    </w:p>
    <w:p w14:paraId="3F0F5935" w14:textId="77777777" w:rsidR="00676EEE" w:rsidRPr="00033D9F" w:rsidRDefault="00676EEE" w:rsidP="00676EEE">
      <w:pPr>
        <w:pStyle w:val="ListParagraph"/>
        <w:widowControl w:val="0"/>
        <w:numPr>
          <w:ilvl w:val="1"/>
          <w:numId w:val="19"/>
        </w:numPr>
        <w:tabs>
          <w:tab w:val="left" w:pos="839"/>
        </w:tabs>
        <w:autoSpaceDE w:val="0"/>
        <w:autoSpaceDN w:val="0"/>
        <w:spacing w:before="136"/>
        <w:ind w:hanging="275"/>
        <w:contextualSpacing w:val="0"/>
        <w:rPr>
          <w:sz w:val="24"/>
          <w:szCs w:val="24"/>
        </w:rPr>
      </w:pPr>
      <w:r w:rsidRPr="00033D9F">
        <w:rPr>
          <w:sz w:val="24"/>
          <w:szCs w:val="24"/>
        </w:rPr>
        <w:t>To decrease pollution due to mass burning of agricultural</w:t>
      </w:r>
      <w:r w:rsidRPr="00033D9F">
        <w:rPr>
          <w:spacing w:val="-8"/>
          <w:sz w:val="24"/>
          <w:szCs w:val="24"/>
        </w:rPr>
        <w:t xml:space="preserve"> </w:t>
      </w:r>
      <w:r w:rsidRPr="00033D9F">
        <w:rPr>
          <w:sz w:val="24"/>
          <w:szCs w:val="24"/>
        </w:rPr>
        <w:t>residues/wastes</w:t>
      </w:r>
    </w:p>
    <w:p w14:paraId="4ADE1348" w14:textId="77777777" w:rsidR="00676EEE" w:rsidRPr="00033D9F" w:rsidRDefault="00676EEE" w:rsidP="00676EEE">
      <w:pPr>
        <w:pStyle w:val="ListParagraph"/>
        <w:widowControl w:val="0"/>
        <w:numPr>
          <w:ilvl w:val="1"/>
          <w:numId w:val="19"/>
        </w:numPr>
        <w:tabs>
          <w:tab w:val="left" w:pos="839"/>
        </w:tabs>
        <w:autoSpaceDE w:val="0"/>
        <w:autoSpaceDN w:val="0"/>
        <w:spacing w:before="138"/>
        <w:ind w:hanging="275"/>
        <w:contextualSpacing w:val="0"/>
        <w:rPr>
          <w:sz w:val="24"/>
          <w:szCs w:val="24"/>
        </w:rPr>
      </w:pPr>
      <w:r w:rsidRPr="00033D9F">
        <w:rPr>
          <w:sz w:val="24"/>
          <w:szCs w:val="24"/>
        </w:rPr>
        <w:t>To understand the feasibility of developing composites using agricultural</w:t>
      </w:r>
      <w:r w:rsidRPr="00033D9F">
        <w:rPr>
          <w:spacing w:val="-13"/>
          <w:sz w:val="24"/>
          <w:szCs w:val="24"/>
        </w:rPr>
        <w:t xml:space="preserve"> </w:t>
      </w:r>
      <w:r w:rsidRPr="00033D9F">
        <w:rPr>
          <w:sz w:val="24"/>
          <w:szCs w:val="24"/>
        </w:rPr>
        <w:t>wastes.</w:t>
      </w:r>
    </w:p>
    <w:p w14:paraId="44968081" w14:textId="77777777" w:rsidR="00676EEE" w:rsidRPr="00033D9F" w:rsidRDefault="00676EEE" w:rsidP="00676EEE">
      <w:pPr>
        <w:pStyle w:val="ListParagraph"/>
        <w:widowControl w:val="0"/>
        <w:numPr>
          <w:ilvl w:val="1"/>
          <w:numId w:val="19"/>
        </w:numPr>
        <w:tabs>
          <w:tab w:val="left" w:pos="839"/>
        </w:tabs>
        <w:autoSpaceDE w:val="0"/>
        <w:autoSpaceDN w:val="0"/>
        <w:spacing w:before="138"/>
        <w:ind w:hanging="275"/>
        <w:contextualSpacing w:val="0"/>
        <w:rPr>
          <w:sz w:val="24"/>
          <w:szCs w:val="24"/>
        </w:rPr>
      </w:pPr>
      <w:r w:rsidRPr="00033D9F">
        <w:rPr>
          <w:sz w:val="24"/>
          <w:szCs w:val="24"/>
        </w:rPr>
        <w:t>To develop Light weight components with acceptable physical and mechanical</w:t>
      </w:r>
      <w:r w:rsidRPr="00033D9F">
        <w:rPr>
          <w:spacing w:val="-1"/>
          <w:sz w:val="24"/>
          <w:szCs w:val="24"/>
        </w:rPr>
        <w:t xml:space="preserve"> </w:t>
      </w:r>
      <w:r w:rsidRPr="00033D9F">
        <w:rPr>
          <w:sz w:val="24"/>
          <w:szCs w:val="24"/>
        </w:rPr>
        <w:t>properties.</w:t>
      </w:r>
    </w:p>
    <w:p w14:paraId="5CCCBC6A" w14:textId="77777777" w:rsidR="00676EEE" w:rsidRPr="00676EEE" w:rsidRDefault="00676EEE" w:rsidP="00676EEE">
      <w:pPr>
        <w:pStyle w:val="Heading2"/>
        <w:rPr>
          <w:rFonts w:ascii="Times New Roman" w:hAnsi="Times New Roman" w:cs="Times New Roman"/>
          <w:b/>
          <w:color w:val="auto"/>
          <w:sz w:val="28"/>
          <w:szCs w:val="28"/>
          <w:shd w:val="clear" w:color="auto" w:fill="FFFFFF"/>
          <w:lang w:val="en-IN"/>
        </w:rPr>
      </w:pPr>
    </w:p>
    <w:p w14:paraId="35650966" w14:textId="77777777" w:rsidR="00676EEE" w:rsidRPr="00676EEE" w:rsidRDefault="00676EEE" w:rsidP="00676EEE">
      <w:pPr>
        <w:pStyle w:val="Heading2"/>
        <w:rPr>
          <w:rFonts w:ascii="Times New Roman" w:hAnsi="Times New Roman" w:cs="Times New Roman"/>
          <w:b/>
          <w:color w:val="auto"/>
          <w:sz w:val="28"/>
          <w:szCs w:val="28"/>
          <w:shd w:val="clear" w:color="auto" w:fill="FFFFFF"/>
          <w:lang w:val="en-IN"/>
        </w:rPr>
      </w:pPr>
      <w:bookmarkStart w:id="20" w:name="_Toc76156192"/>
      <w:r w:rsidRPr="00676EEE">
        <w:rPr>
          <w:rFonts w:ascii="Times New Roman" w:hAnsi="Times New Roman" w:cs="Times New Roman"/>
          <w:b/>
          <w:color w:val="auto"/>
          <w:sz w:val="28"/>
          <w:szCs w:val="28"/>
          <w:shd w:val="clear" w:color="auto" w:fill="FFFFFF"/>
          <w:lang w:val="en-IN"/>
        </w:rPr>
        <w:t>3.2. Carding process.</w:t>
      </w:r>
      <w:bookmarkEnd w:id="20"/>
      <w:r w:rsidRPr="00676EEE">
        <w:rPr>
          <w:rFonts w:ascii="Times New Roman" w:hAnsi="Times New Roman" w:cs="Times New Roman"/>
          <w:b/>
          <w:color w:val="auto"/>
          <w:sz w:val="28"/>
          <w:szCs w:val="28"/>
          <w:shd w:val="clear" w:color="auto" w:fill="FFFFFF"/>
          <w:lang w:val="en-IN"/>
        </w:rPr>
        <w:t xml:space="preserve"> </w:t>
      </w:r>
    </w:p>
    <w:p w14:paraId="00264E33" w14:textId="77777777" w:rsidR="00676EEE" w:rsidRPr="00033D9F" w:rsidRDefault="00676EEE" w:rsidP="00676EEE">
      <w:pPr>
        <w:spacing w:before="20" w:afterLines="20" w:after="48" w:line="360" w:lineRule="auto"/>
        <w:ind w:right="54"/>
        <w:jc w:val="both"/>
      </w:pPr>
      <w:r w:rsidRPr="00033D9F">
        <w:t xml:space="preserve">Using carding machine, we make cards of sisal fiber to get straight web of fibers. This is done by passing the sisal fiber between the counter moving objects in the carding </w:t>
      </w:r>
    </w:p>
    <w:p w14:paraId="58929A39" w14:textId="77777777" w:rsidR="00676EEE" w:rsidRPr="00676EEE" w:rsidRDefault="00676EEE" w:rsidP="00676EEE">
      <w:pPr>
        <w:spacing w:before="20" w:afterLines="20" w:after="48" w:line="360" w:lineRule="auto"/>
        <w:ind w:right="54"/>
        <w:jc w:val="both"/>
        <w:rPr>
          <w:noProof/>
          <w:sz w:val="28"/>
          <w:szCs w:val="28"/>
        </w:rPr>
      </w:pPr>
      <w:r w:rsidRPr="00033D9F">
        <w:t>machine.</w:t>
      </w:r>
      <w:r w:rsidRPr="00676EEE">
        <w:rPr>
          <w:sz w:val="28"/>
          <w:szCs w:val="28"/>
        </w:rPr>
        <w:t xml:space="preserve">           </w:t>
      </w:r>
    </w:p>
    <w:p w14:paraId="0B33502F" w14:textId="77777777" w:rsidR="00676EEE" w:rsidRPr="00676EEE" w:rsidRDefault="00676EEE" w:rsidP="00676EEE">
      <w:pPr>
        <w:keepNext/>
        <w:spacing w:before="20" w:afterLines="20" w:after="48" w:line="360" w:lineRule="auto"/>
        <w:ind w:right="54"/>
        <w:jc w:val="both"/>
        <w:rPr>
          <w:sz w:val="28"/>
          <w:szCs w:val="28"/>
        </w:rPr>
      </w:pPr>
      <w:r w:rsidRPr="00676EEE">
        <w:rPr>
          <w:noProof/>
          <w:sz w:val="28"/>
          <w:szCs w:val="28"/>
        </w:rPr>
        <w:t xml:space="preserve">                     </w:t>
      </w:r>
      <w:r w:rsidRPr="00676EEE">
        <w:rPr>
          <w:noProof/>
          <w:sz w:val="28"/>
          <w:szCs w:val="28"/>
          <w:lang w:val="en-IN"/>
        </w:rPr>
        <w:drawing>
          <wp:inline distT="0" distB="0" distL="114300" distR="114300" wp14:anchorId="2E45C756" wp14:editId="45FD0070">
            <wp:extent cx="2344276" cy="1597050"/>
            <wp:effectExtent l="0" t="0" r="0" b="3175"/>
            <wp:docPr id="43" name="Picture 43" descr="IMG_20210110_12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0210110_123255"/>
                    <pic:cNvPicPr>
                      <a:picLocks noChangeAspect="1"/>
                    </pic:cNvPicPr>
                  </pic:nvPicPr>
                  <pic:blipFill>
                    <a:blip r:embed="rId23"/>
                    <a:stretch>
                      <a:fillRect/>
                    </a:stretch>
                  </pic:blipFill>
                  <pic:spPr>
                    <a:xfrm>
                      <a:off x="0" y="0"/>
                      <a:ext cx="2346400" cy="1598497"/>
                    </a:xfrm>
                    <a:prstGeom prst="rect">
                      <a:avLst/>
                    </a:prstGeom>
                  </pic:spPr>
                </pic:pic>
              </a:graphicData>
            </a:graphic>
          </wp:inline>
        </w:drawing>
      </w:r>
    </w:p>
    <w:p w14:paraId="4A97C3E9" w14:textId="77777777" w:rsidR="00676EEE" w:rsidRPr="00676EEE" w:rsidRDefault="00676EEE" w:rsidP="00676EEE">
      <w:pPr>
        <w:pStyle w:val="Caption"/>
        <w:jc w:val="both"/>
        <w:rPr>
          <w:color w:val="auto"/>
          <w:sz w:val="28"/>
          <w:szCs w:val="28"/>
        </w:rPr>
      </w:pPr>
      <w:r w:rsidRPr="00676EEE">
        <w:rPr>
          <w:color w:val="auto"/>
          <w:sz w:val="28"/>
          <w:szCs w:val="28"/>
        </w:rPr>
        <w:t xml:space="preserve">                                   </w:t>
      </w:r>
      <w:bookmarkStart w:id="21" w:name="_Toc75990075"/>
      <w:bookmarkStart w:id="22" w:name="_Toc75990583"/>
      <w:r w:rsidRPr="00676EEE">
        <w:rPr>
          <w:color w:val="auto"/>
          <w:sz w:val="28"/>
          <w:szCs w:val="28"/>
        </w:rPr>
        <w:t>Figure 3.1.</w:t>
      </w:r>
      <w:proofErr w:type="gramStart"/>
      <w:r w:rsidRPr="00676EEE">
        <w:rPr>
          <w:color w:val="auto"/>
          <w:sz w:val="28"/>
          <w:szCs w:val="28"/>
        </w:rPr>
        <w:t>1.Carding</w:t>
      </w:r>
      <w:proofErr w:type="gramEnd"/>
      <w:r w:rsidRPr="00676EEE">
        <w:rPr>
          <w:color w:val="auto"/>
          <w:sz w:val="28"/>
          <w:szCs w:val="28"/>
        </w:rPr>
        <w:t xml:space="preserve"> machine.</w:t>
      </w:r>
      <w:bookmarkEnd w:id="21"/>
      <w:bookmarkEnd w:id="22"/>
      <w:r w:rsidRPr="00676EEE">
        <w:rPr>
          <w:color w:val="auto"/>
          <w:sz w:val="28"/>
          <w:szCs w:val="28"/>
        </w:rPr>
        <w:t xml:space="preserve"> </w:t>
      </w:r>
    </w:p>
    <w:p w14:paraId="3B439B42" w14:textId="77777777" w:rsidR="00676EEE" w:rsidRPr="00676EEE" w:rsidRDefault="00676EEE" w:rsidP="00676EEE">
      <w:pPr>
        <w:spacing w:before="91"/>
        <w:ind w:right="553"/>
        <w:rPr>
          <w:b/>
          <w:sz w:val="28"/>
          <w:szCs w:val="28"/>
        </w:rPr>
      </w:pPr>
      <w:r w:rsidRPr="00676EEE">
        <w:rPr>
          <w:b/>
          <w:sz w:val="28"/>
          <w:szCs w:val="28"/>
        </w:rPr>
        <w:t xml:space="preserve">                               </w:t>
      </w:r>
    </w:p>
    <w:p w14:paraId="2BA8161C" w14:textId="77777777" w:rsidR="00676EEE" w:rsidRPr="00676EEE" w:rsidRDefault="00676EEE" w:rsidP="00676EEE">
      <w:pPr>
        <w:spacing w:before="20" w:afterLines="20" w:after="48" w:line="360" w:lineRule="auto"/>
        <w:ind w:right="54"/>
        <w:jc w:val="both"/>
        <w:rPr>
          <w:b/>
          <w:bCs/>
          <w:sz w:val="28"/>
          <w:szCs w:val="28"/>
        </w:rPr>
      </w:pPr>
    </w:p>
    <w:p w14:paraId="6A64EF8F" w14:textId="77777777" w:rsidR="00676EEE" w:rsidRPr="00676EEE" w:rsidRDefault="00676EEE" w:rsidP="00676EEE">
      <w:pPr>
        <w:pStyle w:val="Heading2"/>
        <w:rPr>
          <w:rFonts w:ascii="Times New Roman" w:eastAsiaTheme="minorEastAsia" w:hAnsi="Times New Roman" w:cs="Times New Roman"/>
          <w:b/>
          <w:bCs/>
          <w:color w:val="auto"/>
          <w:sz w:val="28"/>
          <w:szCs w:val="28"/>
          <w:lang w:val="en-IN"/>
        </w:rPr>
      </w:pPr>
      <w:bookmarkStart w:id="23" w:name="_Toc76156193"/>
      <w:r w:rsidRPr="00676EEE">
        <w:rPr>
          <w:rFonts w:ascii="Times New Roman" w:eastAsiaTheme="minorEastAsia" w:hAnsi="Times New Roman" w:cs="Times New Roman"/>
          <w:b/>
          <w:bCs/>
          <w:color w:val="auto"/>
          <w:sz w:val="28"/>
          <w:szCs w:val="28"/>
          <w:lang w:val="en-IN"/>
        </w:rPr>
        <w:t>3.3. Weight distribution and stacking of materials.</w:t>
      </w:r>
      <w:bookmarkEnd w:id="23"/>
    </w:p>
    <w:p w14:paraId="3D47346A" w14:textId="77777777" w:rsidR="00676EEE" w:rsidRPr="00033D9F" w:rsidRDefault="00676EEE" w:rsidP="00676EEE">
      <w:pPr>
        <w:spacing w:before="20" w:afterLines="20" w:after="48" w:line="360" w:lineRule="auto"/>
        <w:ind w:right="54"/>
        <w:jc w:val="both"/>
        <w:rPr>
          <w:bCs/>
          <w:lang w:val="en-IN"/>
        </w:rPr>
      </w:pPr>
      <w:r w:rsidRPr="00033D9F">
        <w:rPr>
          <w:bCs/>
          <w:lang w:val="en-IN"/>
        </w:rPr>
        <w:t xml:space="preserve">[1] The mechanical properties of composite material </w:t>
      </w:r>
      <w:proofErr w:type="gramStart"/>
      <w:r w:rsidRPr="00033D9F">
        <w:rPr>
          <w:bCs/>
          <w:lang w:val="en-IN"/>
        </w:rPr>
        <w:t>is</w:t>
      </w:r>
      <w:proofErr w:type="gramEnd"/>
      <w:r w:rsidRPr="00033D9F">
        <w:rPr>
          <w:bCs/>
          <w:lang w:val="en-IN"/>
        </w:rPr>
        <w:t xml:space="preserve"> always high comparatively when 60% of fibre content is used. Also the mechanical property </w:t>
      </w:r>
      <w:proofErr w:type="spellStart"/>
      <w:r w:rsidRPr="00033D9F">
        <w:rPr>
          <w:bCs/>
          <w:lang w:val="en-IN"/>
        </w:rPr>
        <w:t>property</w:t>
      </w:r>
      <w:proofErr w:type="spellEnd"/>
      <w:r w:rsidRPr="00033D9F">
        <w:rPr>
          <w:bCs/>
          <w:lang w:val="en-IN"/>
        </w:rPr>
        <w:t xml:space="preserve"> of composite material is max 50/50 </w:t>
      </w:r>
      <w:proofErr w:type="spellStart"/>
      <w:r w:rsidRPr="00033D9F">
        <w:rPr>
          <w:bCs/>
          <w:lang w:val="en-IN"/>
        </w:rPr>
        <w:t>compostion</w:t>
      </w:r>
      <w:proofErr w:type="spellEnd"/>
      <w:r w:rsidRPr="00033D9F">
        <w:rPr>
          <w:bCs/>
          <w:lang w:val="en-IN"/>
        </w:rPr>
        <w:t xml:space="preserve"> a review by </w:t>
      </w:r>
      <w:proofErr w:type="spellStart"/>
      <w:proofErr w:type="gramStart"/>
      <w:r w:rsidRPr="00033D9F">
        <w:rPr>
          <w:bCs/>
          <w:lang w:val="en-IN"/>
        </w:rPr>
        <w:t>Quazy</w:t>
      </w:r>
      <w:proofErr w:type="spellEnd"/>
      <w:r w:rsidRPr="00033D9F">
        <w:rPr>
          <w:bCs/>
          <w:lang w:val="en-IN"/>
        </w:rPr>
        <w:t>[</w:t>
      </w:r>
      <w:proofErr w:type="gramEnd"/>
      <w:r w:rsidRPr="00033D9F">
        <w:rPr>
          <w:bCs/>
          <w:lang w:val="en-IN"/>
        </w:rPr>
        <w:t>2]. In order to increase the bio-degradable content we increased fibre content in this project to compare the results with maximum PP content. Hence the composition variation is given below.</w:t>
      </w:r>
    </w:p>
    <w:p w14:paraId="6FB29CD3" w14:textId="77777777" w:rsidR="00676EEE" w:rsidRPr="00033D9F" w:rsidRDefault="00676EEE" w:rsidP="00676EEE">
      <w:pPr>
        <w:spacing w:before="20" w:afterLines="20" w:after="48" w:line="360" w:lineRule="auto"/>
        <w:ind w:right="54"/>
        <w:jc w:val="both"/>
      </w:pPr>
      <w:r w:rsidRPr="00033D9F">
        <w:t xml:space="preserve">In the 100% of total weight, four different composition is selected for testing. </w:t>
      </w:r>
    </w:p>
    <w:p w14:paraId="32372E15" w14:textId="77777777" w:rsidR="00676EEE" w:rsidRPr="00676EEE" w:rsidRDefault="00676EEE" w:rsidP="00676EEE">
      <w:pPr>
        <w:spacing w:before="20" w:afterLines="20" w:after="48" w:line="360" w:lineRule="auto"/>
        <w:ind w:right="54"/>
        <w:jc w:val="both"/>
        <w:rPr>
          <w:sz w:val="28"/>
          <w:szCs w:val="28"/>
        </w:rPr>
      </w:pPr>
    </w:p>
    <w:p w14:paraId="09EFB6F8" w14:textId="77777777" w:rsidR="00676EEE" w:rsidRPr="00033D9F" w:rsidRDefault="00676EEE" w:rsidP="00676EEE">
      <w:pPr>
        <w:spacing w:before="20" w:afterLines="20" w:after="48" w:line="360" w:lineRule="auto"/>
        <w:ind w:right="54"/>
        <w:jc w:val="both"/>
      </w:pPr>
      <w:r w:rsidRPr="00033D9F">
        <w:t>1. 50% of sisal fiber and 50% of milk cover.</w:t>
      </w:r>
    </w:p>
    <w:p w14:paraId="4C4B0BAE" w14:textId="77777777" w:rsidR="00676EEE" w:rsidRPr="00033D9F" w:rsidRDefault="00676EEE" w:rsidP="00676EEE">
      <w:pPr>
        <w:spacing w:before="20" w:afterLines="20" w:after="48" w:line="360" w:lineRule="auto"/>
        <w:ind w:right="54"/>
        <w:jc w:val="both"/>
      </w:pPr>
      <w:r w:rsidRPr="00033D9F">
        <w:lastRenderedPageBreak/>
        <w:t>2.60% of sisal fiber and 40% of milk cover.</w:t>
      </w:r>
    </w:p>
    <w:p w14:paraId="760BE5E7" w14:textId="77777777" w:rsidR="00676EEE" w:rsidRPr="00033D9F" w:rsidRDefault="00676EEE" w:rsidP="00676EEE">
      <w:pPr>
        <w:spacing w:before="20" w:afterLines="20" w:after="48" w:line="360" w:lineRule="auto"/>
        <w:ind w:right="54"/>
        <w:jc w:val="both"/>
      </w:pPr>
      <w:r w:rsidRPr="00033D9F">
        <w:t>3. 70% of sisal fiber and 30% of milk cover.</w:t>
      </w:r>
    </w:p>
    <w:p w14:paraId="417FCB00" w14:textId="77777777" w:rsidR="00676EEE" w:rsidRPr="00033D9F" w:rsidRDefault="00676EEE" w:rsidP="00676EEE">
      <w:pPr>
        <w:spacing w:before="20" w:afterLines="20" w:after="48" w:line="360" w:lineRule="auto"/>
        <w:ind w:right="54"/>
        <w:jc w:val="both"/>
      </w:pPr>
      <w:r w:rsidRPr="00033D9F">
        <w:t>4. 80% of sisal fiber and 20% of milk cover.</w:t>
      </w:r>
    </w:p>
    <w:p w14:paraId="5E9B910C" w14:textId="77777777" w:rsidR="00676EEE" w:rsidRPr="00033D9F" w:rsidRDefault="00676EEE" w:rsidP="00676EEE">
      <w:pPr>
        <w:spacing w:before="20" w:afterLines="20" w:after="48" w:line="360" w:lineRule="auto"/>
        <w:ind w:right="54"/>
        <w:jc w:val="both"/>
      </w:pPr>
      <w:r w:rsidRPr="00033D9F">
        <w:t xml:space="preserve">Then these materials are layered in a definite manner starting from milk cover and alternate layers of Sisal fiber and milk cover is kept after and ending it by milk cover making it a single layered composite material. But they are distributed equally among them [by weight]. The prepared Pre-pegs were placed in between aluminum foils to avoid sticking to the platens of the compression mold. </w:t>
      </w:r>
    </w:p>
    <w:p w14:paraId="11184F3B" w14:textId="77777777" w:rsidR="00676EEE" w:rsidRPr="00676EEE" w:rsidRDefault="00676EEE" w:rsidP="00676EEE">
      <w:pPr>
        <w:rPr>
          <w:sz w:val="28"/>
          <w:szCs w:val="28"/>
        </w:rPr>
      </w:pPr>
    </w:p>
    <w:p w14:paraId="6CA4440D" w14:textId="77777777" w:rsidR="00676EEE" w:rsidRPr="00676EEE" w:rsidRDefault="00676EEE" w:rsidP="00676EEE">
      <w:pPr>
        <w:pStyle w:val="Heading2"/>
        <w:rPr>
          <w:rFonts w:ascii="Times New Roman" w:eastAsiaTheme="minorEastAsia" w:hAnsi="Times New Roman" w:cs="Times New Roman"/>
          <w:b/>
          <w:bCs/>
          <w:color w:val="auto"/>
          <w:sz w:val="28"/>
          <w:szCs w:val="28"/>
          <w:lang w:val="en-IN"/>
        </w:rPr>
      </w:pPr>
      <w:bookmarkStart w:id="24" w:name="_Toc76156194"/>
      <w:r w:rsidRPr="00676EEE">
        <w:rPr>
          <w:rFonts w:ascii="Times New Roman" w:eastAsiaTheme="minorEastAsia" w:hAnsi="Times New Roman" w:cs="Times New Roman"/>
          <w:b/>
          <w:bCs/>
          <w:color w:val="auto"/>
          <w:sz w:val="28"/>
          <w:szCs w:val="28"/>
          <w:lang w:val="en-IN"/>
        </w:rPr>
        <w:t>3.4. Developing a material.</w:t>
      </w:r>
      <w:bookmarkEnd w:id="24"/>
    </w:p>
    <w:p w14:paraId="74D39AB5" w14:textId="77777777" w:rsidR="00676EEE" w:rsidRPr="00033D9F" w:rsidRDefault="00676EEE" w:rsidP="00676EEE">
      <w:pPr>
        <w:spacing w:before="20" w:afterLines="20" w:after="48" w:line="360" w:lineRule="auto"/>
        <w:ind w:right="54"/>
        <w:jc w:val="both"/>
      </w:pPr>
      <w:r w:rsidRPr="00033D9F">
        <w:t>Here we are using compression molding technique for our internship.</w:t>
      </w:r>
    </w:p>
    <w:p w14:paraId="74E318D9" w14:textId="2AECAEA2" w:rsidR="00676EEE" w:rsidRPr="00676EEE" w:rsidRDefault="00676EEE" w:rsidP="00676EEE">
      <w:pPr>
        <w:keepNext/>
        <w:spacing w:before="20" w:afterLines="20" w:after="48" w:line="360" w:lineRule="auto"/>
        <w:ind w:right="54"/>
        <w:jc w:val="both"/>
        <w:rPr>
          <w:sz w:val="28"/>
          <w:szCs w:val="28"/>
        </w:rPr>
      </w:pPr>
      <w:r w:rsidRPr="00676EEE">
        <w:rPr>
          <w:noProof/>
          <w:sz w:val="28"/>
          <w:szCs w:val="28"/>
          <w:lang w:val="en-IN"/>
        </w:rPr>
        <mc:AlternateContent>
          <mc:Choice Requires="wps">
            <w:drawing>
              <wp:anchor distT="0" distB="0" distL="114300" distR="114300" simplePos="0" relativeHeight="251717632" behindDoc="0" locked="0" layoutInCell="1" allowOverlap="1" wp14:anchorId="1606AC7F" wp14:editId="37D28AAB">
                <wp:simplePos x="0" y="0"/>
                <wp:positionH relativeFrom="margin">
                  <wp:posOffset>3942292</wp:posOffset>
                </wp:positionH>
                <wp:positionV relativeFrom="paragraph">
                  <wp:posOffset>657225</wp:posOffset>
                </wp:positionV>
                <wp:extent cx="257175" cy="190500"/>
                <wp:effectExtent l="0" t="19050" r="47625" b="38100"/>
                <wp:wrapNone/>
                <wp:docPr id="11292" name="Right Arrow 11292"/>
                <wp:cNvGraphicFramePr/>
                <a:graphic xmlns:a="http://schemas.openxmlformats.org/drawingml/2006/main">
                  <a:graphicData uri="http://schemas.microsoft.com/office/word/2010/wordprocessingShape">
                    <wps:wsp>
                      <wps:cNvSpPr/>
                      <wps:spPr>
                        <a:xfrm>
                          <a:off x="0" y="0"/>
                          <a:ext cx="2571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67A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292" o:spid="_x0000_s1026" type="#_x0000_t13" style="position:absolute;margin-left:310.4pt;margin-top:51.75pt;width:20.25pt;height: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" adj="13600" fillcolor="#4f81bd [3204]" strokecolor="#243f60 [1604]" strokeweight="2pt">
                <w10:wrap anchorx="margin"/>
              </v:shape>
            </w:pict>
          </mc:Fallback>
        </mc:AlternateContent>
      </w:r>
      <w:r w:rsidRPr="00676EEE">
        <w:rPr>
          <w:noProof/>
          <w:sz w:val="28"/>
          <w:szCs w:val="28"/>
          <w:lang w:val="en-IN"/>
        </w:rPr>
        <mc:AlternateContent>
          <mc:Choice Requires="wps">
            <w:drawing>
              <wp:anchor distT="0" distB="0" distL="114300" distR="114300" simplePos="0" relativeHeight="251716608" behindDoc="0" locked="0" layoutInCell="1" allowOverlap="1" wp14:anchorId="3755D754" wp14:editId="73328B34">
                <wp:simplePos x="0" y="0"/>
                <wp:positionH relativeFrom="column">
                  <wp:posOffset>1943100</wp:posOffset>
                </wp:positionH>
                <wp:positionV relativeFrom="paragraph">
                  <wp:posOffset>600075</wp:posOffset>
                </wp:positionV>
                <wp:extent cx="295275" cy="171450"/>
                <wp:effectExtent l="0" t="19050" r="47625" b="38100"/>
                <wp:wrapNone/>
                <wp:docPr id="11293" name="Right Arrow 11293"/>
                <wp:cNvGraphicFramePr/>
                <a:graphic xmlns:a="http://schemas.openxmlformats.org/drawingml/2006/main">
                  <a:graphicData uri="http://schemas.microsoft.com/office/word/2010/wordprocessingShape">
                    <wps:wsp>
                      <wps:cNvSpPr/>
                      <wps:spPr>
                        <a:xfrm>
                          <a:off x="0" y="0"/>
                          <a:ext cx="2952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D9A94" id="Right Arrow 11293" o:spid="_x0000_s1026" type="#_x0000_t13" style="position:absolute;margin-left:153pt;margin-top:47.25pt;width:23.25pt;height: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" adj="15329" fillcolor="#4f81bd [3204]" strokecolor="#243f60 [1604]" strokeweight="2pt"/>
            </w:pict>
          </mc:Fallback>
        </mc:AlternateContent>
      </w:r>
      <w:r w:rsidRPr="00676EEE">
        <w:rPr>
          <w:noProof/>
          <w:sz w:val="28"/>
          <w:szCs w:val="28"/>
          <w:lang w:val="en-IN"/>
        </w:rPr>
        <w:t xml:space="preserve">         </w:t>
      </w:r>
      <w:r w:rsidRPr="00676EEE">
        <w:rPr>
          <w:noProof/>
          <w:sz w:val="28"/>
          <w:szCs w:val="28"/>
          <w:lang w:val="en-IN"/>
        </w:rPr>
        <w:drawing>
          <wp:inline distT="0" distB="0" distL="0" distR="0" wp14:anchorId="751333FC" wp14:editId="7CBE528A">
            <wp:extent cx="1162050" cy="1333500"/>
            <wp:effectExtent l="0" t="0" r="0" b="0"/>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ression machi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68709" cy="1341142"/>
                    </a:xfrm>
                    <a:prstGeom prst="rect">
                      <a:avLst/>
                    </a:prstGeom>
                  </pic:spPr>
                </pic:pic>
              </a:graphicData>
            </a:graphic>
          </wp:inline>
        </w:drawing>
      </w:r>
      <w:r w:rsidRPr="00676EEE">
        <w:rPr>
          <w:noProof/>
          <w:sz w:val="28"/>
          <w:szCs w:val="28"/>
          <w:lang w:val="en-IN"/>
        </w:rPr>
        <w:t xml:space="preserve">                   </w:t>
      </w:r>
      <w:ins w:id="25" w:author="CHETHAN M" w:date="2022-05-26T22:19:00Z">
        <w:r w:rsidR="00105DF7">
          <w:rPr>
            <w:noProof/>
          </w:rPr>
          <w:drawing>
            <wp:inline distT="0" distB="0" distL="0" distR="0" wp14:anchorId="087B9957" wp14:editId="08B6475F">
              <wp:extent cx="1411878" cy="1255059"/>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790" cy="1276315"/>
                      </a:xfrm>
                      <a:prstGeom prst="rect">
                        <a:avLst/>
                      </a:prstGeom>
                      <a:noFill/>
                      <a:ln>
                        <a:noFill/>
                      </a:ln>
                    </pic:spPr>
                  </pic:pic>
                </a:graphicData>
              </a:graphic>
            </wp:inline>
          </w:drawing>
        </w:r>
      </w:ins>
      <w:r w:rsidR="00105DF7">
        <w:rPr>
          <w:noProof/>
          <w:sz w:val="28"/>
          <w:szCs w:val="28"/>
          <w:lang w:val="en-IN"/>
        </w:rPr>
        <w:t xml:space="preserve">            </w:t>
      </w:r>
      <w:r w:rsidRPr="00676EEE">
        <w:rPr>
          <w:noProof/>
          <w:sz w:val="28"/>
          <w:szCs w:val="28"/>
          <w:lang w:val="en-IN"/>
        </w:rPr>
        <w:drawing>
          <wp:inline distT="0" distB="0" distL="0" distR="0" wp14:anchorId="51D49033" wp14:editId="62ACCDEA">
            <wp:extent cx="1251483" cy="1101090"/>
            <wp:effectExtent l="0" t="1270" r="5080" b="5080"/>
            <wp:docPr id="11322" name="Picture 1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 compresion.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1259388" cy="1108045"/>
                    </a:xfrm>
                    <a:prstGeom prst="rect">
                      <a:avLst/>
                    </a:prstGeom>
                  </pic:spPr>
                </pic:pic>
              </a:graphicData>
            </a:graphic>
          </wp:inline>
        </w:drawing>
      </w:r>
    </w:p>
    <w:p w14:paraId="473D29DA" w14:textId="77777777" w:rsidR="00676EEE" w:rsidRPr="00676EEE" w:rsidRDefault="00676EEE" w:rsidP="00676EEE">
      <w:pPr>
        <w:pStyle w:val="Caption"/>
        <w:jc w:val="both"/>
        <w:rPr>
          <w:b/>
          <w:sz w:val="28"/>
          <w:szCs w:val="28"/>
        </w:rPr>
      </w:pPr>
      <w:r w:rsidRPr="00676EEE">
        <w:rPr>
          <w:sz w:val="28"/>
          <w:szCs w:val="28"/>
        </w:rPr>
        <w:t xml:space="preserve">                                 </w:t>
      </w:r>
      <w:bookmarkStart w:id="26" w:name="_Toc75990076"/>
      <w:bookmarkStart w:id="27" w:name="_Toc75990584"/>
      <w:r w:rsidRPr="00676EEE">
        <w:rPr>
          <w:b/>
          <w:color w:val="auto"/>
          <w:sz w:val="28"/>
          <w:szCs w:val="28"/>
        </w:rPr>
        <w:t>Figure 3.4.1. Process of composite development.</w:t>
      </w:r>
      <w:bookmarkEnd w:id="26"/>
      <w:bookmarkEnd w:id="27"/>
    </w:p>
    <w:p w14:paraId="107B7520" w14:textId="77777777" w:rsidR="00676EEE" w:rsidRPr="00676EEE" w:rsidRDefault="00676EEE" w:rsidP="00676EEE">
      <w:pPr>
        <w:spacing w:before="20" w:afterLines="20" w:after="48" w:line="360" w:lineRule="auto"/>
        <w:ind w:right="54"/>
        <w:jc w:val="both"/>
        <w:rPr>
          <w:sz w:val="28"/>
          <w:szCs w:val="28"/>
        </w:rPr>
      </w:pPr>
      <w:r w:rsidRPr="00676EEE">
        <w:rPr>
          <w:sz w:val="28"/>
          <w:szCs w:val="28"/>
        </w:rPr>
        <w:t xml:space="preserve">                    </w:t>
      </w:r>
    </w:p>
    <w:p w14:paraId="6B4919CC" w14:textId="77777777" w:rsidR="00676EEE" w:rsidRPr="00676EEE" w:rsidRDefault="00676EEE" w:rsidP="00676EEE">
      <w:pPr>
        <w:spacing w:before="91"/>
        <w:ind w:right="553"/>
        <w:rPr>
          <w:b/>
          <w:sz w:val="28"/>
          <w:szCs w:val="28"/>
        </w:rPr>
      </w:pPr>
      <w:r w:rsidRPr="00676EEE">
        <w:rPr>
          <w:b/>
          <w:sz w:val="28"/>
          <w:szCs w:val="28"/>
        </w:rPr>
        <w:t xml:space="preserve">                              </w:t>
      </w:r>
    </w:p>
    <w:p w14:paraId="6E6FAAC2" w14:textId="77777777" w:rsidR="00676EEE" w:rsidRPr="00033D9F" w:rsidRDefault="00676EEE" w:rsidP="00676EEE">
      <w:pPr>
        <w:spacing w:before="20" w:afterLines="20" w:after="48" w:line="360" w:lineRule="auto"/>
        <w:ind w:right="54"/>
        <w:jc w:val="both"/>
      </w:pPr>
      <w:r w:rsidRPr="00033D9F">
        <w:t xml:space="preserve">   At first the compression machine is heated up to 165°c.Then the sample is placed inside the machine. Then the sample is compressed under pressure of 1000lb/m</w:t>
      </w:r>
      <w:r w:rsidRPr="00033D9F">
        <w:rPr>
          <w:vertAlign w:val="superscript"/>
        </w:rPr>
        <w:t>2</w:t>
      </w:r>
      <w:r w:rsidRPr="00033D9F">
        <w:t xml:space="preserve"> for 6 minutes. Cold water is later run through the press immediately after compression until the temperature reduced to about 70</w:t>
      </w:r>
      <w:r w:rsidRPr="00033D9F">
        <w:rPr>
          <w:vertAlign w:val="superscript"/>
        </w:rPr>
        <w:t>0</w:t>
      </w:r>
      <w:r w:rsidRPr="00033D9F">
        <w:t>C. Composite formed was removed, cut to standard sizes and stored for testing and analysis.</w:t>
      </w:r>
    </w:p>
    <w:p w14:paraId="4CF6B3DC" w14:textId="77777777" w:rsidR="00676EEE" w:rsidRPr="00676EEE" w:rsidRDefault="00676EEE" w:rsidP="00676EEE">
      <w:pPr>
        <w:keepNext/>
        <w:rPr>
          <w:sz w:val="28"/>
          <w:szCs w:val="28"/>
        </w:rPr>
      </w:pPr>
      <w:r w:rsidRPr="00676EEE">
        <w:rPr>
          <w:sz w:val="28"/>
          <w:szCs w:val="28"/>
        </w:rPr>
        <w:t xml:space="preserve">                      </w:t>
      </w:r>
    </w:p>
    <w:p w14:paraId="2F5EE19B" w14:textId="66593826" w:rsidR="00676EEE" w:rsidRPr="00676EEE" w:rsidRDefault="00676EEE" w:rsidP="00676EEE">
      <w:pPr>
        <w:keepNext/>
        <w:rPr>
          <w:sz w:val="28"/>
          <w:szCs w:val="28"/>
        </w:rPr>
      </w:pPr>
      <w:r w:rsidRPr="00676EEE">
        <w:rPr>
          <w:sz w:val="28"/>
          <w:szCs w:val="28"/>
        </w:rPr>
        <w:t xml:space="preserve">                        </w:t>
      </w:r>
      <w:r w:rsidR="00105DF7">
        <w:rPr>
          <w:sz w:val="28"/>
          <w:szCs w:val="28"/>
        </w:rPr>
        <w:t xml:space="preserve">                          </w:t>
      </w:r>
      <w:ins w:id="28" w:author="CHETHAN M" w:date="2022-05-26T22:22:00Z">
        <w:r w:rsidR="00105DF7">
          <w:rPr>
            <w:noProof/>
          </w:rPr>
          <w:drawing>
            <wp:inline distT="0" distB="0" distL="0" distR="0" wp14:anchorId="552B2FA0" wp14:editId="74CEE9CF">
              <wp:extent cx="1717457" cy="1289539"/>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2417" cy="1300771"/>
                      </a:xfrm>
                      <a:prstGeom prst="rect">
                        <a:avLst/>
                      </a:prstGeom>
                      <a:noFill/>
                      <a:ln>
                        <a:noFill/>
                      </a:ln>
                    </pic:spPr>
                  </pic:pic>
                </a:graphicData>
              </a:graphic>
            </wp:inline>
          </w:drawing>
        </w:r>
      </w:ins>
    </w:p>
    <w:p w14:paraId="6601B340" w14:textId="77777777" w:rsidR="00676EEE" w:rsidRPr="00676EEE" w:rsidRDefault="00676EEE" w:rsidP="00676EEE">
      <w:pPr>
        <w:pStyle w:val="Caption"/>
        <w:rPr>
          <w:b/>
          <w:sz w:val="28"/>
          <w:szCs w:val="28"/>
        </w:rPr>
      </w:pPr>
      <w:r w:rsidRPr="00676EEE">
        <w:rPr>
          <w:sz w:val="28"/>
          <w:szCs w:val="28"/>
        </w:rPr>
        <w:t xml:space="preserve">                                   </w:t>
      </w:r>
      <w:bookmarkStart w:id="29" w:name="_Toc75990077"/>
      <w:bookmarkStart w:id="30" w:name="_Toc75990585"/>
      <w:r w:rsidRPr="00676EEE">
        <w:rPr>
          <w:b/>
          <w:color w:val="auto"/>
          <w:sz w:val="28"/>
          <w:szCs w:val="28"/>
        </w:rPr>
        <w:t>Figure 3.4.2. Standard marking of material.</w:t>
      </w:r>
      <w:bookmarkEnd w:id="29"/>
      <w:bookmarkEnd w:id="30"/>
    </w:p>
    <w:p w14:paraId="6A468413" w14:textId="77777777" w:rsidR="00676EEE" w:rsidRPr="00676EEE" w:rsidRDefault="00676EEE" w:rsidP="00676EEE">
      <w:pPr>
        <w:rPr>
          <w:b/>
          <w:sz w:val="28"/>
          <w:szCs w:val="28"/>
        </w:rPr>
      </w:pPr>
      <w:r w:rsidRPr="00676EEE">
        <w:rPr>
          <w:b/>
          <w:sz w:val="28"/>
          <w:szCs w:val="28"/>
        </w:rPr>
        <w:t xml:space="preserve">                              </w:t>
      </w:r>
    </w:p>
    <w:p w14:paraId="25BD32E8" w14:textId="4A5CDF77" w:rsidR="004849C2" w:rsidRDefault="004849C2">
      <w:pPr>
        <w:spacing w:after="5" w:line="268" w:lineRule="auto"/>
        <w:jc w:val="center"/>
        <w:rPr>
          <w:b/>
          <w:color w:val="000000"/>
          <w:sz w:val="28"/>
          <w:szCs w:val="28"/>
        </w:rPr>
      </w:pPr>
    </w:p>
    <w:p w14:paraId="67F5C5A0" w14:textId="5AAB77EB" w:rsidR="00425702" w:rsidRDefault="00425702">
      <w:pPr>
        <w:spacing w:after="5" w:line="268" w:lineRule="auto"/>
        <w:jc w:val="center"/>
        <w:rPr>
          <w:b/>
          <w:color w:val="000000"/>
          <w:sz w:val="28"/>
          <w:szCs w:val="28"/>
        </w:rPr>
      </w:pPr>
    </w:p>
    <w:p w14:paraId="7F2468AE" w14:textId="32D0D425" w:rsidR="00425702" w:rsidRDefault="00425702">
      <w:pPr>
        <w:spacing w:after="5" w:line="268" w:lineRule="auto"/>
        <w:jc w:val="center"/>
        <w:rPr>
          <w:b/>
          <w:color w:val="000000"/>
          <w:sz w:val="28"/>
          <w:szCs w:val="28"/>
        </w:rPr>
      </w:pPr>
    </w:p>
    <w:p w14:paraId="6458845C" w14:textId="77777777" w:rsidR="00425702" w:rsidRPr="00DF5B7D" w:rsidRDefault="00425702" w:rsidP="00425702">
      <w:pPr>
        <w:rPr>
          <w:b/>
          <w:sz w:val="28"/>
          <w:szCs w:val="28"/>
        </w:rPr>
      </w:pPr>
      <w:r w:rsidRPr="00DF5B7D">
        <w:rPr>
          <w:b/>
          <w:sz w:val="28"/>
          <w:szCs w:val="28"/>
        </w:rPr>
        <w:lastRenderedPageBreak/>
        <w:t>Chapter-4</w:t>
      </w:r>
      <w:r>
        <w:rPr>
          <w:b/>
          <w:sz w:val="28"/>
          <w:szCs w:val="28"/>
        </w:rPr>
        <w:t>.</w:t>
      </w:r>
    </w:p>
    <w:p w14:paraId="32DABB9A" w14:textId="77777777" w:rsidR="00425702" w:rsidRPr="006D2D3B" w:rsidRDefault="00425702" w:rsidP="00425702">
      <w:pPr>
        <w:pStyle w:val="Heading1"/>
        <w:rPr>
          <w:b w:val="0"/>
          <w:sz w:val="28"/>
          <w:szCs w:val="28"/>
          <w:lang w:val="en-IN"/>
        </w:rPr>
      </w:pPr>
      <w:r>
        <w:rPr>
          <w:sz w:val="28"/>
          <w:szCs w:val="28"/>
          <w:lang w:val="en-IN"/>
        </w:rPr>
        <w:t xml:space="preserve">               </w:t>
      </w:r>
      <w:bookmarkStart w:id="31" w:name="_Toc76156195"/>
      <w:r w:rsidRPr="006D2D3B">
        <w:rPr>
          <w:lang w:val="en-IN"/>
        </w:rPr>
        <w:t xml:space="preserve">TESTING OF </w:t>
      </w:r>
      <w:r>
        <w:rPr>
          <w:lang w:val="en-IN"/>
        </w:rPr>
        <w:t xml:space="preserve">COMPOSITE </w:t>
      </w:r>
      <w:r w:rsidRPr="006D2D3B">
        <w:rPr>
          <w:lang w:val="en-IN"/>
        </w:rPr>
        <w:t>MATERIALS</w:t>
      </w:r>
      <w:bookmarkEnd w:id="31"/>
    </w:p>
    <w:p w14:paraId="0C5BD84B" w14:textId="77777777" w:rsidR="00425702" w:rsidRDefault="00425702" w:rsidP="00425702">
      <w:pPr>
        <w:pStyle w:val="Heading2"/>
        <w:rPr>
          <w:rFonts w:ascii="Times New Roman" w:hAnsi="Times New Roman" w:cs="Times New Roman"/>
          <w:b/>
          <w:color w:val="auto"/>
          <w:sz w:val="28"/>
          <w:szCs w:val="28"/>
          <w:lang w:val="en-IN"/>
        </w:rPr>
      </w:pPr>
    </w:p>
    <w:p w14:paraId="3A856474" w14:textId="77777777" w:rsidR="00425702" w:rsidRPr="00425702" w:rsidRDefault="00425702" w:rsidP="00425702">
      <w:pPr>
        <w:pStyle w:val="Heading2"/>
        <w:rPr>
          <w:rFonts w:ascii="Times New Roman" w:hAnsi="Times New Roman" w:cs="Times New Roman"/>
          <w:b/>
          <w:color w:val="auto"/>
          <w:sz w:val="28"/>
          <w:szCs w:val="28"/>
          <w:lang w:val="en-IN"/>
        </w:rPr>
      </w:pPr>
      <w:bookmarkStart w:id="32" w:name="_Toc76156196"/>
      <w:r w:rsidRPr="00425702">
        <w:rPr>
          <w:rFonts w:ascii="Times New Roman" w:hAnsi="Times New Roman" w:cs="Times New Roman"/>
          <w:b/>
          <w:color w:val="auto"/>
          <w:sz w:val="28"/>
          <w:szCs w:val="28"/>
          <w:lang w:val="en-IN"/>
        </w:rPr>
        <w:t>4.1. Flexural Test.</w:t>
      </w:r>
      <w:bookmarkEnd w:id="32"/>
    </w:p>
    <w:p w14:paraId="2A6B7A41" w14:textId="30CF6070" w:rsidR="00425702" w:rsidRPr="003122BA" w:rsidRDefault="00425702" w:rsidP="00425702">
      <w:pPr>
        <w:spacing w:before="20" w:afterLines="20" w:after="48" w:line="360" w:lineRule="auto"/>
        <w:ind w:right="54"/>
        <w:jc w:val="both"/>
      </w:pPr>
      <w:r w:rsidRPr="003122BA">
        <w:t>Flexural properties of the compo</w:t>
      </w:r>
      <w:r w:rsidR="003122BA">
        <w:t>site</w:t>
      </w:r>
      <w:r w:rsidRPr="003122BA">
        <w:t xml:space="preserve"> are tested on a universal flexural tester equipped with a 1000N load cell. Flexural strength and modulus were also determined from specimens prepared according to ASTM standard D790-15. Samples with length of 210 mm and width 80 mm were used for the flexural studies. Crosshead speed for flexural tests was 10mm/min. about 15 samples were tested for each condition. Average (Flexural Strength</w:t>
      </w:r>
      <w:r w:rsidRPr="003122BA">
        <w:rPr>
          <w:noProof/>
          <w:lang w:val="en-IN"/>
        </w:rPr>
        <mc:AlternateContent>
          <mc:Choice Requires="wps">
            <w:drawing>
              <wp:anchor distT="0" distB="0" distL="114300" distR="114300" simplePos="0" relativeHeight="251719680" behindDoc="1" locked="0" layoutInCell="1" allowOverlap="1" wp14:anchorId="75A70B6C" wp14:editId="246E3316">
                <wp:simplePos x="0" y="0"/>
                <wp:positionH relativeFrom="page">
                  <wp:posOffset>2679065</wp:posOffset>
                </wp:positionH>
                <wp:positionV relativeFrom="paragraph">
                  <wp:posOffset>95250</wp:posOffset>
                </wp:positionV>
                <wp:extent cx="76200" cy="168910"/>
                <wp:effectExtent l="0" t="0" r="0" b="0"/>
                <wp:wrapNone/>
                <wp:docPr id="11284" name="Text Box 1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50CCB" w14:textId="77777777" w:rsidR="00425702" w:rsidRDefault="00425702" w:rsidP="00425702">
                            <w:pPr>
                              <w:pStyle w:val="BodyText"/>
                              <w:spacing w:line="266" w:lineRule="exact"/>
                            </w:pPr>
                            <w:r>
                              <w:rPr>
                                <w:w w:val="99"/>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70B6C" id="Text Box 11284" o:spid="_x0000_s1028" type="#_x0000_t202" style="position:absolute;left:0;text-align:left;margin-left:210.95pt;margin-top:7.5pt;width:6pt;height:13.3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" filled="f" stroked="f">
                <v:textbox inset="0,0,0,0">
                  <w:txbxContent>
                    <w:p w14:paraId="0CD50CCB" w14:textId="77777777" w:rsidR="00425702" w:rsidRDefault="00425702" w:rsidP="00425702">
                      <w:pPr>
                        <w:pStyle w:val="BodyText"/>
                        <w:spacing w:line="266" w:lineRule="exact"/>
                      </w:pPr>
                      <w:r>
                        <w:rPr>
                          <w:w w:val="99"/>
                        </w:rPr>
                        <w:t>u</w:t>
                      </w:r>
                    </w:p>
                  </w:txbxContent>
                </v:textbox>
                <w10:wrap anchorx="page"/>
              </v:shape>
            </w:pict>
          </mc:Fallback>
        </mc:AlternateContent>
      </w:r>
      <w:r w:rsidRPr="003122BA">
        <w:rPr>
          <w:noProof/>
          <w:lang w:val="en-IN"/>
        </w:rPr>
        <mc:AlternateContent>
          <mc:Choice Requires="wps">
            <w:drawing>
              <wp:anchor distT="0" distB="0" distL="114300" distR="114300" simplePos="0" relativeHeight="251720704" behindDoc="1" locked="0" layoutInCell="1" allowOverlap="1" wp14:anchorId="32AA886B" wp14:editId="534037E7">
                <wp:simplePos x="0" y="0"/>
                <wp:positionH relativeFrom="page">
                  <wp:posOffset>2732405</wp:posOffset>
                </wp:positionH>
                <wp:positionV relativeFrom="paragraph">
                  <wp:posOffset>92710</wp:posOffset>
                </wp:positionV>
                <wp:extent cx="2734310" cy="260350"/>
                <wp:effectExtent l="0" t="0" r="0" b="0"/>
                <wp:wrapNone/>
                <wp:docPr id="11283" name="Rectangle 11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4310" cy="260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70344" id="Rectangle 11283" o:spid="_x0000_s1026" style="position:absolute;margin-left:215.15pt;margin-top:7.3pt;width:215.3pt;height:20.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" stroked="f">
                <w10:wrap anchorx="page"/>
              </v:rect>
            </w:pict>
          </mc:Fallback>
        </mc:AlternateContent>
      </w:r>
      <w:r w:rsidRPr="003122BA">
        <w:t>(MPa) &amp; Flexural Modulus (MPa)) and standard deviation and mean of the values were reported.</w:t>
      </w:r>
    </w:p>
    <w:p w14:paraId="783DC75B" w14:textId="77777777" w:rsidR="00425702" w:rsidRPr="003122BA" w:rsidRDefault="00425702" w:rsidP="00425702">
      <w:pPr>
        <w:spacing w:before="20" w:afterLines="20" w:after="48" w:line="360" w:lineRule="auto"/>
        <w:ind w:right="54"/>
        <w:jc w:val="both"/>
      </w:pPr>
    </w:p>
    <w:p w14:paraId="7515F3A7" w14:textId="77777777" w:rsidR="00425702" w:rsidRPr="00425702" w:rsidRDefault="00425702" w:rsidP="00425702">
      <w:pPr>
        <w:keepNext/>
        <w:spacing w:before="20" w:afterLines="20" w:after="48" w:line="360" w:lineRule="auto"/>
        <w:ind w:right="54"/>
        <w:jc w:val="both"/>
        <w:rPr>
          <w:sz w:val="28"/>
          <w:szCs w:val="28"/>
        </w:rPr>
      </w:pPr>
      <w:r w:rsidRPr="00425702">
        <w:rPr>
          <w:noProof/>
          <w:sz w:val="28"/>
          <w:szCs w:val="28"/>
          <w:lang w:val="en-IN"/>
        </w:rPr>
        <mc:AlternateContent>
          <mc:Choice Requires="wps">
            <w:drawing>
              <wp:anchor distT="0" distB="0" distL="114300" distR="114300" simplePos="0" relativeHeight="251721728" behindDoc="0" locked="0" layoutInCell="1" allowOverlap="1" wp14:anchorId="61AD7A40" wp14:editId="5737C137">
                <wp:simplePos x="0" y="0"/>
                <wp:positionH relativeFrom="column">
                  <wp:posOffset>2286000</wp:posOffset>
                </wp:positionH>
                <wp:positionV relativeFrom="paragraph">
                  <wp:posOffset>951865</wp:posOffset>
                </wp:positionV>
                <wp:extent cx="295275" cy="171450"/>
                <wp:effectExtent l="0" t="19050" r="47625" b="38100"/>
                <wp:wrapNone/>
                <wp:docPr id="18" name="Right Arrow 18"/>
                <wp:cNvGraphicFramePr/>
                <a:graphic xmlns:a="http://schemas.openxmlformats.org/drawingml/2006/main">
                  <a:graphicData uri="http://schemas.microsoft.com/office/word/2010/wordprocessingShape">
                    <wps:wsp>
                      <wps:cNvSpPr/>
                      <wps:spPr>
                        <a:xfrm>
                          <a:off x="0" y="0"/>
                          <a:ext cx="29527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78927" id="Right Arrow 18" o:spid="_x0000_s1026" type="#_x0000_t13" style="position:absolute;margin-left:180pt;margin-top:74.95pt;width:23.25pt;height: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" adj="15329" fillcolor="#4f81bd [3204]" strokecolor="#243f60 [1604]" strokeweight="2pt"/>
            </w:pict>
          </mc:Fallback>
        </mc:AlternateContent>
      </w:r>
      <w:r w:rsidRPr="00425702">
        <w:rPr>
          <w:noProof/>
          <w:sz w:val="28"/>
          <w:szCs w:val="28"/>
          <w:lang w:val="en-IN"/>
        </w:rPr>
        <w:t xml:space="preserve">        </w:t>
      </w:r>
      <w:r w:rsidRPr="00425702">
        <w:rPr>
          <w:noProof/>
          <w:sz w:val="28"/>
          <w:szCs w:val="28"/>
          <w:lang w:val="en-IN"/>
        </w:rPr>
        <w:drawing>
          <wp:inline distT="0" distB="0" distL="0" distR="0" wp14:anchorId="10FC3E43" wp14:editId="37ED5DAB">
            <wp:extent cx="1542662" cy="205694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exural tes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3781" cy="2058434"/>
                    </a:xfrm>
                    <a:prstGeom prst="rect">
                      <a:avLst/>
                    </a:prstGeom>
                  </pic:spPr>
                </pic:pic>
              </a:graphicData>
            </a:graphic>
          </wp:inline>
        </w:drawing>
      </w:r>
      <w:r w:rsidRPr="00425702">
        <w:rPr>
          <w:noProof/>
          <w:sz w:val="28"/>
          <w:szCs w:val="28"/>
          <w:lang w:val="en-IN"/>
        </w:rPr>
        <w:t xml:space="preserve">        </w:t>
      </w:r>
      <w:r w:rsidRPr="00425702">
        <w:rPr>
          <w:noProof/>
          <w:sz w:val="28"/>
          <w:szCs w:val="28"/>
          <w:lang w:val="en-IN"/>
        </w:rPr>
        <w:drawing>
          <wp:inline distT="0" distB="0" distL="0" distR="0" wp14:anchorId="282F2DFB" wp14:editId="3503CD40">
            <wp:extent cx="2971837" cy="1985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al bend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7315" cy="1988669"/>
                    </a:xfrm>
                    <a:prstGeom prst="rect">
                      <a:avLst/>
                    </a:prstGeom>
                  </pic:spPr>
                </pic:pic>
              </a:graphicData>
            </a:graphic>
          </wp:inline>
        </w:drawing>
      </w:r>
    </w:p>
    <w:p w14:paraId="663148C6" w14:textId="77777777" w:rsidR="00425702" w:rsidRPr="00425702" w:rsidRDefault="00425702" w:rsidP="00425702">
      <w:pPr>
        <w:pStyle w:val="Caption"/>
        <w:jc w:val="both"/>
        <w:rPr>
          <w:b/>
          <w:sz w:val="28"/>
          <w:szCs w:val="28"/>
        </w:rPr>
      </w:pPr>
      <w:r w:rsidRPr="00425702">
        <w:rPr>
          <w:sz w:val="28"/>
          <w:szCs w:val="28"/>
        </w:rPr>
        <w:t xml:space="preserve">                           </w:t>
      </w:r>
      <w:bookmarkStart w:id="33" w:name="_Toc75990078"/>
      <w:bookmarkStart w:id="34" w:name="_Toc75990586"/>
      <w:r w:rsidRPr="00425702">
        <w:rPr>
          <w:b/>
          <w:color w:val="auto"/>
          <w:sz w:val="28"/>
          <w:szCs w:val="28"/>
        </w:rPr>
        <w:t>Figure 4.1.1 Composite samples during testing and after testing.</w:t>
      </w:r>
      <w:bookmarkEnd w:id="33"/>
      <w:bookmarkEnd w:id="34"/>
    </w:p>
    <w:p w14:paraId="0BC1BE8E" w14:textId="77777777" w:rsidR="00425702" w:rsidRPr="00425702" w:rsidRDefault="00425702" w:rsidP="00425702">
      <w:pPr>
        <w:spacing w:before="20" w:afterLines="20" w:after="48" w:line="360" w:lineRule="auto"/>
        <w:ind w:right="54"/>
        <w:jc w:val="both"/>
        <w:rPr>
          <w:sz w:val="28"/>
          <w:szCs w:val="28"/>
        </w:rPr>
      </w:pPr>
      <w:r w:rsidRPr="00425702">
        <w:rPr>
          <w:sz w:val="28"/>
          <w:szCs w:val="28"/>
        </w:rPr>
        <w:t xml:space="preserve">                    </w:t>
      </w:r>
    </w:p>
    <w:p w14:paraId="22B81345" w14:textId="77777777" w:rsidR="00425702" w:rsidRPr="00425702" w:rsidRDefault="00425702" w:rsidP="00425702">
      <w:pPr>
        <w:pStyle w:val="Heading2"/>
        <w:rPr>
          <w:rFonts w:ascii="Times New Roman" w:hAnsi="Times New Roman" w:cs="Times New Roman"/>
          <w:b/>
          <w:color w:val="auto"/>
          <w:sz w:val="28"/>
          <w:szCs w:val="28"/>
          <w:lang w:val="en-IN"/>
        </w:rPr>
      </w:pPr>
      <w:bookmarkStart w:id="35" w:name="_Toc76156197"/>
      <w:r w:rsidRPr="00425702">
        <w:rPr>
          <w:rFonts w:ascii="Times New Roman" w:hAnsi="Times New Roman" w:cs="Times New Roman"/>
          <w:b/>
          <w:color w:val="auto"/>
          <w:sz w:val="28"/>
          <w:szCs w:val="28"/>
          <w:lang w:val="en-IN"/>
        </w:rPr>
        <w:t>4.2. Tensile test.</w:t>
      </w:r>
      <w:bookmarkEnd w:id="35"/>
    </w:p>
    <w:p w14:paraId="0AC81510" w14:textId="77777777" w:rsidR="00425702" w:rsidRPr="003122BA" w:rsidRDefault="00425702" w:rsidP="00425702">
      <w:pPr>
        <w:spacing w:before="20" w:afterLines="20" w:after="48" w:line="360" w:lineRule="auto"/>
        <w:ind w:right="54"/>
        <w:jc w:val="both"/>
        <w:rPr>
          <w:lang w:val="en-IN"/>
        </w:rPr>
      </w:pPr>
      <w:r w:rsidRPr="003122BA">
        <w:rPr>
          <w:lang w:val="en-IN"/>
        </w:rPr>
        <w:t>Tensile properties of the composites are tested on a universal tensile tester equipped with a 1000N load cell. Test samples are prepared according to ASTM standard D 638-14 with samples having dimensions of 165 mm length and 19 mm width at the widest section. Crosshead speed for tensile tests was 50 mm/min. About 15 samples were tested for each condition. Average (Tensile Strength (MPa) &amp; Tensile Modulus (MPa) and standard deviation of the values is reported.</w:t>
      </w:r>
    </w:p>
    <w:p w14:paraId="38DCB5DE" w14:textId="77777777" w:rsidR="00425702" w:rsidRPr="00425702" w:rsidRDefault="00425702" w:rsidP="00425702">
      <w:pPr>
        <w:keepNext/>
        <w:spacing w:before="20" w:afterLines="20" w:after="48" w:line="360" w:lineRule="auto"/>
        <w:ind w:right="54"/>
        <w:jc w:val="both"/>
        <w:rPr>
          <w:sz w:val="28"/>
          <w:szCs w:val="28"/>
        </w:rPr>
      </w:pPr>
      <w:r w:rsidRPr="00425702">
        <w:rPr>
          <w:sz w:val="28"/>
          <w:szCs w:val="28"/>
          <w:lang w:val="en-IN"/>
        </w:rPr>
        <w:lastRenderedPageBreak/>
        <w:t xml:space="preserve">           </w:t>
      </w:r>
      <w:r w:rsidRPr="00425702">
        <w:rPr>
          <w:noProof/>
          <w:sz w:val="28"/>
          <w:szCs w:val="28"/>
          <w:lang w:val="en-IN"/>
        </w:rPr>
        <w:drawing>
          <wp:inline distT="0" distB="0" distL="0" distR="0" wp14:anchorId="6DE5ECA2" wp14:editId="28B401A2">
            <wp:extent cx="4496436" cy="202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al tensil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123" cy="2029979"/>
                    </a:xfrm>
                    <a:prstGeom prst="rect">
                      <a:avLst/>
                    </a:prstGeom>
                  </pic:spPr>
                </pic:pic>
              </a:graphicData>
            </a:graphic>
          </wp:inline>
        </w:drawing>
      </w:r>
    </w:p>
    <w:p w14:paraId="2F18C4CE" w14:textId="0639E230" w:rsidR="004849C2" w:rsidRPr="00425702" w:rsidRDefault="00425702" w:rsidP="00425702">
      <w:pPr>
        <w:spacing w:after="5" w:line="268" w:lineRule="auto"/>
        <w:jc w:val="both"/>
        <w:rPr>
          <w:color w:val="000000"/>
          <w:sz w:val="28"/>
          <w:szCs w:val="28"/>
        </w:rPr>
      </w:pPr>
      <w:r w:rsidRPr="00425702">
        <w:rPr>
          <w:sz w:val="28"/>
          <w:szCs w:val="28"/>
        </w:rPr>
        <w:t xml:space="preserve">                        </w:t>
      </w:r>
      <w:r w:rsidRPr="00425702">
        <w:rPr>
          <w:b/>
          <w:sz w:val="28"/>
          <w:szCs w:val="28"/>
        </w:rPr>
        <w:t>Figure 4.2.1. Composite samples cut</w:t>
      </w:r>
    </w:p>
    <w:p w14:paraId="6442D05A" w14:textId="77777777" w:rsidR="004849C2" w:rsidRPr="00425702" w:rsidRDefault="004849C2">
      <w:pPr>
        <w:spacing w:after="5" w:line="268" w:lineRule="auto"/>
        <w:jc w:val="both"/>
        <w:rPr>
          <w:color w:val="000000"/>
          <w:sz w:val="28"/>
          <w:szCs w:val="28"/>
        </w:rPr>
      </w:pPr>
    </w:p>
    <w:p w14:paraId="723FEB67" w14:textId="77777777" w:rsidR="004849C2" w:rsidRPr="00425702" w:rsidRDefault="004849C2">
      <w:pPr>
        <w:spacing w:after="5" w:line="268" w:lineRule="auto"/>
        <w:jc w:val="both"/>
        <w:rPr>
          <w:color w:val="000000"/>
          <w:sz w:val="28"/>
          <w:szCs w:val="28"/>
        </w:rPr>
      </w:pPr>
    </w:p>
    <w:p w14:paraId="1936BF0A" w14:textId="0770D9F9" w:rsidR="004849C2" w:rsidRDefault="004849C2">
      <w:pPr>
        <w:spacing w:after="5" w:line="268" w:lineRule="auto"/>
        <w:jc w:val="both"/>
        <w:rPr>
          <w:color w:val="000000"/>
          <w:sz w:val="28"/>
          <w:szCs w:val="28"/>
        </w:rPr>
      </w:pPr>
    </w:p>
    <w:p w14:paraId="0F66E812" w14:textId="79E1C05E" w:rsidR="00310185" w:rsidRDefault="00310185">
      <w:pPr>
        <w:spacing w:after="5" w:line="268" w:lineRule="auto"/>
        <w:jc w:val="both"/>
        <w:rPr>
          <w:color w:val="000000"/>
          <w:sz w:val="28"/>
          <w:szCs w:val="28"/>
        </w:rPr>
      </w:pPr>
    </w:p>
    <w:p w14:paraId="649DE170" w14:textId="17DE794E" w:rsidR="00310185" w:rsidRDefault="00310185">
      <w:pPr>
        <w:spacing w:after="5" w:line="268" w:lineRule="auto"/>
        <w:jc w:val="both"/>
        <w:rPr>
          <w:color w:val="000000"/>
          <w:sz w:val="28"/>
          <w:szCs w:val="28"/>
        </w:rPr>
      </w:pPr>
    </w:p>
    <w:p w14:paraId="4CE0633A" w14:textId="574B8342" w:rsidR="00310185" w:rsidRDefault="00310185">
      <w:pPr>
        <w:spacing w:after="5" w:line="268" w:lineRule="auto"/>
        <w:jc w:val="both"/>
        <w:rPr>
          <w:color w:val="000000"/>
          <w:sz w:val="28"/>
          <w:szCs w:val="28"/>
        </w:rPr>
      </w:pPr>
    </w:p>
    <w:p w14:paraId="06F756FE" w14:textId="59D103D9" w:rsidR="00310185" w:rsidRDefault="00310185">
      <w:pPr>
        <w:spacing w:after="5" w:line="268" w:lineRule="auto"/>
        <w:jc w:val="both"/>
        <w:rPr>
          <w:color w:val="000000"/>
          <w:sz w:val="28"/>
          <w:szCs w:val="28"/>
        </w:rPr>
      </w:pPr>
    </w:p>
    <w:p w14:paraId="428D70CD" w14:textId="472D4190" w:rsidR="00310185" w:rsidRDefault="00310185">
      <w:pPr>
        <w:spacing w:after="5" w:line="268" w:lineRule="auto"/>
        <w:jc w:val="both"/>
        <w:rPr>
          <w:color w:val="000000"/>
          <w:sz w:val="28"/>
          <w:szCs w:val="28"/>
        </w:rPr>
      </w:pPr>
    </w:p>
    <w:p w14:paraId="2E390A07" w14:textId="5D428AC7" w:rsidR="00310185" w:rsidRDefault="00310185">
      <w:pPr>
        <w:spacing w:after="5" w:line="268" w:lineRule="auto"/>
        <w:jc w:val="both"/>
        <w:rPr>
          <w:color w:val="000000"/>
          <w:sz w:val="28"/>
          <w:szCs w:val="28"/>
        </w:rPr>
      </w:pPr>
    </w:p>
    <w:p w14:paraId="5CD2E522" w14:textId="21AD3853" w:rsidR="00310185" w:rsidRDefault="00310185">
      <w:pPr>
        <w:spacing w:after="5" w:line="268" w:lineRule="auto"/>
        <w:jc w:val="both"/>
        <w:rPr>
          <w:color w:val="000000"/>
          <w:sz w:val="28"/>
          <w:szCs w:val="28"/>
        </w:rPr>
      </w:pPr>
    </w:p>
    <w:p w14:paraId="0D567C02" w14:textId="49E00083" w:rsidR="00310185" w:rsidRDefault="00310185">
      <w:pPr>
        <w:spacing w:after="5" w:line="268" w:lineRule="auto"/>
        <w:jc w:val="both"/>
        <w:rPr>
          <w:color w:val="000000"/>
          <w:sz w:val="28"/>
          <w:szCs w:val="28"/>
        </w:rPr>
      </w:pPr>
    </w:p>
    <w:p w14:paraId="31808CBD" w14:textId="2BA3FEC3" w:rsidR="00310185" w:rsidRDefault="00310185">
      <w:pPr>
        <w:spacing w:after="5" w:line="268" w:lineRule="auto"/>
        <w:jc w:val="both"/>
        <w:rPr>
          <w:color w:val="000000"/>
          <w:sz w:val="28"/>
          <w:szCs w:val="28"/>
        </w:rPr>
      </w:pPr>
    </w:p>
    <w:p w14:paraId="4D7138FC" w14:textId="0BA3F397" w:rsidR="00310185" w:rsidRDefault="00310185">
      <w:pPr>
        <w:spacing w:after="5" w:line="268" w:lineRule="auto"/>
        <w:jc w:val="both"/>
        <w:rPr>
          <w:color w:val="000000"/>
          <w:sz w:val="28"/>
          <w:szCs w:val="28"/>
        </w:rPr>
      </w:pPr>
    </w:p>
    <w:p w14:paraId="2BC4ABBE" w14:textId="32FD613B" w:rsidR="00310185" w:rsidRDefault="00310185">
      <w:pPr>
        <w:spacing w:after="5" w:line="268" w:lineRule="auto"/>
        <w:jc w:val="both"/>
        <w:rPr>
          <w:color w:val="000000"/>
          <w:sz w:val="28"/>
          <w:szCs w:val="28"/>
        </w:rPr>
      </w:pPr>
    </w:p>
    <w:p w14:paraId="3D87D9AB" w14:textId="1FB648AB" w:rsidR="00310185" w:rsidRDefault="00310185">
      <w:pPr>
        <w:spacing w:after="5" w:line="268" w:lineRule="auto"/>
        <w:jc w:val="both"/>
        <w:rPr>
          <w:color w:val="000000"/>
          <w:sz w:val="28"/>
          <w:szCs w:val="28"/>
        </w:rPr>
      </w:pPr>
    </w:p>
    <w:p w14:paraId="2F0E8FE7" w14:textId="5CB36B35" w:rsidR="00310185" w:rsidRDefault="00310185">
      <w:pPr>
        <w:spacing w:after="5" w:line="268" w:lineRule="auto"/>
        <w:jc w:val="both"/>
        <w:rPr>
          <w:color w:val="000000"/>
          <w:sz w:val="28"/>
          <w:szCs w:val="28"/>
        </w:rPr>
      </w:pPr>
    </w:p>
    <w:p w14:paraId="6A24A55F" w14:textId="1AE9148A" w:rsidR="00310185" w:rsidRDefault="00310185">
      <w:pPr>
        <w:spacing w:after="5" w:line="268" w:lineRule="auto"/>
        <w:jc w:val="both"/>
        <w:rPr>
          <w:color w:val="000000"/>
          <w:sz w:val="28"/>
          <w:szCs w:val="28"/>
        </w:rPr>
      </w:pPr>
    </w:p>
    <w:p w14:paraId="7AC5C29A" w14:textId="0FC7914C" w:rsidR="00310185" w:rsidRDefault="00310185">
      <w:pPr>
        <w:spacing w:after="5" w:line="268" w:lineRule="auto"/>
        <w:jc w:val="both"/>
        <w:rPr>
          <w:color w:val="000000"/>
          <w:sz w:val="28"/>
          <w:szCs w:val="28"/>
        </w:rPr>
      </w:pPr>
    </w:p>
    <w:p w14:paraId="761DD41E" w14:textId="715F75FC" w:rsidR="00310185" w:rsidRDefault="00310185">
      <w:pPr>
        <w:spacing w:after="5" w:line="268" w:lineRule="auto"/>
        <w:jc w:val="both"/>
        <w:rPr>
          <w:color w:val="000000"/>
          <w:sz w:val="28"/>
          <w:szCs w:val="28"/>
        </w:rPr>
      </w:pPr>
    </w:p>
    <w:p w14:paraId="763E44BF" w14:textId="4DE04B7F" w:rsidR="00310185" w:rsidRDefault="00310185">
      <w:pPr>
        <w:spacing w:after="5" w:line="268" w:lineRule="auto"/>
        <w:jc w:val="both"/>
        <w:rPr>
          <w:color w:val="000000"/>
          <w:sz w:val="28"/>
          <w:szCs w:val="28"/>
        </w:rPr>
      </w:pPr>
    </w:p>
    <w:p w14:paraId="30BD2792" w14:textId="63A3DD1C" w:rsidR="00310185" w:rsidRDefault="00310185">
      <w:pPr>
        <w:spacing w:after="5" w:line="268" w:lineRule="auto"/>
        <w:jc w:val="both"/>
        <w:rPr>
          <w:color w:val="000000"/>
          <w:sz w:val="28"/>
          <w:szCs w:val="28"/>
        </w:rPr>
      </w:pPr>
    </w:p>
    <w:p w14:paraId="2066698B" w14:textId="13EBC254" w:rsidR="00310185" w:rsidRDefault="00310185">
      <w:pPr>
        <w:spacing w:after="5" w:line="268" w:lineRule="auto"/>
        <w:jc w:val="both"/>
        <w:rPr>
          <w:color w:val="000000"/>
          <w:sz w:val="28"/>
          <w:szCs w:val="28"/>
        </w:rPr>
      </w:pPr>
    </w:p>
    <w:p w14:paraId="568AD945" w14:textId="27BE1438" w:rsidR="00310185" w:rsidRDefault="00310185">
      <w:pPr>
        <w:spacing w:after="5" w:line="268" w:lineRule="auto"/>
        <w:jc w:val="both"/>
        <w:rPr>
          <w:color w:val="000000"/>
          <w:sz w:val="28"/>
          <w:szCs w:val="28"/>
        </w:rPr>
      </w:pPr>
    </w:p>
    <w:p w14:paraId="421A6E41" w14:textId="0B047926" w:rsidR="00310185" w:rsidRDefault="00310185">
      <w:pPr>
        <w:spacing w:after="5" w:line="268" w:lineRule="auto"/>
        <w:jc w:val="both"/>
        <w:rPr>
          <w:color w:val="000000"/>
          <w:sz w:val="28"/>
          <w:szCs w:val="28"/>
        </w:rPr>
      </w:pPr>
    </w:p>
    <w:p w14:paraId="45A86FDC" w14:textId="69D82894" w:rsidR="00310185" w:rsidRDefault="00310185">
      <w:pPr>
        <w:spacing w:after="5" w:line="268" w:lineRule="auto"/>
        <w:jc w:val="both"/>
        <w:rPr>
          <w:color w:val="000000"/>
          <w:sz w:val="28"/>
          <w:szCs w:val="28"/>
        </w:rPr>
      </w:pPr>
    </w:p>
    <w:p w14:paraId="2499B7EB" w14:textId="38317967" w:rsidR="00310185" w:rsidRDefault="00310185">
      <w:pPr>
        <w:spacing w:after="5" w:line="268" w:lineRule="auto"/>
        <w:jc w:val="both"/>
        <w:rPr>
          <w:color w:val="000000"/>
          <w:sz w:val="28"/>
          <w:szCs w:val="28"/>
        </w:rPr>
      </w:pPr>
    </w:p>
    <w:p w14:paraId="5D0B45C0" w14:textId="77777777" w:rsidR="00310185" w:rsidRDefault="00310185">
      <w:pPr>
        <w:spacing w:after="5" w:line="268" w:lineRule="auto"/>
        <w:jc w:val="both"/>
        <w:rPr>
          <w:color w:val="000000"/>
          <w:sz w:val="28"/>
          <w:szCs w:val="28"/>
        </w:rPr>
      </w:pPr>
    </w:p>
    <w:p w14:paraId="644B9668" w14:textId="77777777" w:rsidR="004849C2" w:rsidRDefault="004849C2">
      <w:pPr>
        <w:spacing w:after="5" w:line="268" w:lineRule="auto"/>
        <w:jc w:val="both"/>
        <w:rPr>
          <w:color w:val="000000"/>
          <w:sz w:val="28"/>
          <w:szCs w:val="28"/>
        </w:rPr>
      </w:pPr>
    </w:p>
    <w:p w14:paraId="516DB0FD" w14:textId="77777777" w:rsidR="000367BA" w:rsidRPr="00DF5B7D" w:rsidRDefault="000367BA" w:rsidP="000367BA">
      <w:pPr>
        <w:spacing w:before="20" w:afterLines="20" w:after="48" w:line="360" w:lineRule="auto"/>
        <w:ind w:right="54"/>
        <w:jc w:val="both"/>
        <w:rPr>
          <w:b/>
          <w:sz w:val="28"/>
          <w:szCs w:val="28"/>
          <w:lang w:val="en-IN"/>
        </w:rPr>
      </w:pPr>
      <w:r w:rsidRPr="00DF5B7D">
        <w:rPr>
          <w:b/>
          <w:sz w:val="28"/>
          <w:szCs w:val="28"/>
          <w:lang w:val="en-IN"/>
        </w:rPr>
        <w:lastRenderedPageBreak/>
        <w:t xml:space="preserve">Chapter-5                          </w:t>
      </w:r>
    </w:p>
    <w:p w14:paraId="782BC966" w14:textId="77777777" w:rsidR="000367BA" w:rsidRPr="006D2D3B" w:rsidRDefault="000367BA" w:rsidP="000367BA">
      <w:pPr>
        <w:pStyle w:val="Heading1"/>
        <w:rPr>
          <w:b w:val="0"/>
          <w:lang w:val="en-IN"/>
        </w:rPr>
      </w:pPr>
      <w:r>
        <w:rPr>
          <w:lang w:val="en-IN"/>
        </w:rPr>
        <w:t xml:space="preserve">                  </w:t>
      </w:r>
      <w:bookmarkStart w:id="36" w:name="_Toc76156198"/>
      <w:r w:rsidRPr="006D2D3B">
        <w:rPr>
          <w:lang w:val="en-IN"/>
        </w:rPr>
        <w:t>RESULTS AND DISCUSSION</w:t>
      </w:r>
      <w:bookmarkEnd w:id="36"/>
    </w:p>
    <w:p w14:paraId="42DA590C" w14:textId="77777777" w:rsidR="000367BA" w:rsidRPr="006D2D3B" w:rsidRDefault="000367BA" w:rsidP="000367BA">
      <w:pPr>
        <w:pStyle w:val="Heading2"/>
        <w:rPr>
          <w:rFonts w:ascii="Times New Roman" w:hAnsi="Times New Roman" w:cs="Times New Roman"/>
          <w:b/>
          <w:sz w:val="28"/>
          <w:szCs w:val="28"/>
        </w:rPr>
      </w:pPr>
      <w:r w:rsidRPr="00DF5B7D">
        <w:rPr>
          <w:sz w:val="24"/>
          <w:szCs w:val="24"/>
        </w:rPr>
        <w:t xml:space="preserve">  </w:t>
      </w:r>
      <w:bookmarkStart w:id="37" w:name="_Toc76156199"/>
      <w:r w:rsidRPr="006D2D3B">
        <w:rPr>
          <w:rFonts w:ascii="Times New Roman" w:hAnsi="Times New Roman" w:cs="Times New Roman"/>
          <w:b/>
          <w:color w:val="auto"/>
          <w:sz w:val="28"/>
          <w:szCs w:val="28"/>
        </w:rPr>
        <w:t>5.1. Tensile test.</w:t>
      </w:r>
      <w:bookmarkEnd w:id="37"/>
    </w:p>
    <w:p w14:paraId="4D96F91A" w14:textId="77777777" w:rsidR="000367BA" w:rsidRPr="000367BA" w:rsidRDefault="000367BA" w:rsidP="000367BA">
      <w:pPr>
        <w:pStyle w:val="Caption"/>
        <w:keepNext/>
        <w:rPr>
          <w:color w:val="auto"/>
          <w:sz w:val="28"/>
          <w:szCs w:val="28"/>
        </w:rPr>
      </w:pPr>
      <w:bookmarkStart w:id="38" w:name="_Toc75989965"/>
      <w:bookmarkStart w:id="39" w:name="_Toc75990560"/>
      <w:r w:rsidRPr="000367BA">
        <w:rPr>
          <w:color w:val="auto"/>
          <w:sz w:val="28"/>
          <w:szCs w:val="28"/>
        </w:rPr>
        <w:t xml:space="preserve">   Table 5.1 TENSILE TEST.</w:t>
      </w:r>
      <w:bookmarkEnd w:id="38"/>
      <w:bookmarkEnd w:id="39"/>
    </w:p>
    <w:tbl>
      <w:tblPr>
        <w:tblStyle w:val="TableGrid"/>
        <w:tblW w:w="9379" w:type="dxa"/>
        <w:tblLook w:val="04A0" w:firstRow="1" w:lastRow="0" w:firstColumn="1" w:lastColumn="0" w:noHBand="0" w:noVBand="1"/>
      </w:tblPr>
      <w:tblGrid>
        <w:gridCol w:w="3233"/>
        <w:gridCol w:w="3073"/>
        <w:gridCol w:w="3073"/>
      </w:tblGrid>
      <w:tr w:rsidR="000367BA" w:rsidRPr="000367BA" w14:paraId="5716A5D7" w14:textId="77777777" w:rsidTr="0059188B">
        <w:trPr>
          <w:trHeight w:val="1913"/>
        </w:trPr>
        <w:tc>
          <w:tcPr>
            <w:tcW w:w="3233" w:type="dxa"/>
          </w:tcPr>
          <w:p w14:paraId="33DF28D2" w14:textId="77777777" w:rsidR="000367BA" w:rsidRPr="000367BA" w:rsidRDefault="000367BA" w:rsidP="0059188B">
            <w:pPr>
              <w:spacing w:before="20" w:afterLines="20" w:after="48" w:line="360" w:lineRule="auto"/>
              <w:ind w:right="54"/>
              <w:rPr>
                <w:b/>
                <w:sz w:val="28"/>
                <w:szCs w:val="28"/>
              </w:rPr>
            </w:pPr>
            <w:r w:rsidRPr="000367BA">
              <w:rPr>
                <w:b/>
                <w:sz w:val="28"/>
                <w:szCs w:val="28"/>
              </w:rPr>
              <w:t>Percentage variation(W%)</w:t>
            </w:r>
          </w:p>
          <w:p w14:paraId="132DD9FB" w14:textId="77777777" w:rsidR="000367BA" w:rsidRPr="000367BA" w:rsidRDefault="000367BA" w:rsidP="0059188B">
            <w:pPr>
              <w:spacing w:before="20" w:afterLines="20" w:after="48" w:line="360" w:lineRule="auto"/>
              <w:ind w:right="54"/>
              <w:rPr>
                <w:b/>
                <w:sz w:val="28"/>
                <w:szCs w:val="28"/>
              </w:rPr>
            </w:pPr>
            <w:r w:rsidRPr="000367BA">
              <w:rPr>
                <w:b/>
                <w:sz w:val="28"/>
                <w:szCs w:val="28"/>
              </w:rPr>
              <w:t xml:space="preserve"> SF/MC</w:t>
            </w:r>
          </w:p>
        </w:tc>
        <w:tc>
          <w:tcPr>
            <w:tcW w:w="3073" w:type="dxa"/>
          </w:tcPr>
          <w:p w14:paraId="611035EB" w14:textId="77777777" w:rsidR="000367BA" w:rsidRPr="000367BA" w:rsidRDefault="000367BA" w:rsidP="0059188B">
            <w:pPr>
              <w:spacing w:before="20" w:afterLines="20" w:after="48" w:line="360" w:lineRule="auto"/>
              <w:ind w:right="54"/>
              <w:rPr>
                <w:b/>
                <w:sz w:val="28"/>
                <w:szCs w:val="28"/>
              </w:rPr>
            </w:pPr>
            <w:r w:rsidRPr="000367BA">
              <w:rPr>
                <w:b/>
                <w:sz w:val="28"/>
                <w:szCs w:val="28"/>
              </w:rPr>
              <w:t>Young’s modulus of SF/MC in N/mm</w:t>
            </w:r>
            <w:r w:rsidRPr="000367BA">
              <w:rPr>
                <w:b/>
                <w:sz w:val="28"/>
                <w:szCs w:val="28"/>
                <w:vertAlign w:val="superscript"/>
              </w:rPr>
              <w:t>2</w:t>
            </w:r>
            <w:r w:rsidRPr="000367BA">
              <w:rPr>
                <w:b/>
                <w:sz w:val="28"/>
                <w:szCs w:val="28"/>
              </w:rPr>
              <w:t>(avg.)</w:t>
            </w:r>
          </w:p>
        </w:tc>
        <w:tc>
          <w:tcPr>
            <w:tcW w:w="3073" w:type="dxa"/>
          </w:tcPr>
          <w:p w14:paraId="45F15A01" w14:textId="77777777" w:rsidR="000367BA" w:rsidRPr="000367BA" w:rsidRDefault="000367BA" w:rsidP="0059188B">
            <w:pPr>
              <w:spacing w:before="20" w:afterLines="20" w:after="48" w:line="360" w:lineRule="auto"/>
              <w:ind w:right="54"/>
              <w:rPr>
                <w:b/>
                <w:sz w:val="28"/>
                <w:szCs w:val="28"/>
              </w:rPr>
            </w:pPr>
            <w:r w:rsidRPr="000367BA">
              <w:rPr>
                <w:b/>
                <w:sz w:val="28"/>
                <w:szCs w:val="28"/>
              </w:rPr>
              <w:t>Tensile strength of SF/MC in N/mm</w:t>
            </w:r>
            <w:r w:rsidRPr="000367BA">
              <w:rPr>
                <w:b/>
                <w:sz w:val="28"/>
                <w:szCs w:val="28"/>
                <w:vertAlign w:val="superscript"/>
              </w:rPr>
              <w:t>2</w:t>
            </w:r>
            <w:r w:rsidRPr="000367BA">
              <w:rPr>
                <w:b/>
                <w:sz w:val="28"/>
                <w:szCs w:val="28"/>
              </w:rPr>
              <w:t>(avg.)</w:t>
            </w:r>
          </w:p>
        </w:tc>
      </w:tr>
      <w:tr w:rsidR="000367BA" w:rsidRPr="000367BA" w14:paraId="5663E744" w14:textId="77777777" w:rsidTr="0059188B">
        <w:trPr>
          <w:trHeight w:val="533"/>
        </w:trPr>
        <w:tc>
          <w:tcPr>
            <w:tcW w:w="3233" w:type="dxa"/>
          </w:tcPr>
          <w:p w14:paraId="1AE4FBE7" w14:textId="77777777" w:rsidR="000367BA" w:rsidRPr="000367BA" w:rsidRDefault="000367BA" w:rsidP="0059188B">
            <w:pPr>
              <w:spacing w:before="20" w:afterLines="20" w:after="48" w:line="360" w:lineRule="auto"/>
              <w:ind w:right="54"/>
              <w:rPr>
                <w:b/>
                <w:sz w:val="28"/>
                <w:szCs w:val="28"/>
              </w:rPr>
            </w:pPr>
            <w:r w:rsidRPr="000367BA">
              <w:rPr>
                <w:b/>
                <w:sz w:val="28"/>
                <w:szCs w:val="28"/>
              </w:rPr>
              <w:t>50/50</w:t>
            </w:r>
          </w:p>
        </w:tc>
        <w:tc>
          <w:tcPr>
            <w:tcW w:w="3073" w:type="dxa"/>
          </w:tcPr>
          <w:p w14:paraId="5DA09BBE" w14:textId="77777777" w:rsidR="000367BA" w:rsidRPr="000367BA" w:rsidRDefault="000367BA" w:rsidP="0059188B">
            <w:pPr>
              <w:spacing w:before="20" w:afterLines="20" w:after="48" w:line="360" w:lineRule="auto"/>
              <w:ind w:right="54"/>
              <w:rPr>
                <w:sz w:val="28"/>
                <w:szCs w:val="28"/>
              </w:rPr>
            </w:pPr>
            <w:r w:rsidRPr="000367BA">
              <w:rPr>
                <w:sz w:val="28"/>
                <w:szCs w:val="28"/>
              </w:rPr>
              <w:t>434.83</w:t>
            </w:r>
          </w:p>
        </w:tc>
        <w:tc>
          <w:tcPr>
            <w:tcW w:w="3073" w:type="dxa"/>
          </w:tcPr>
          <w:p w14:paraId="7583A528" w14:textId="77777777" w:rsidR="000367BA" w:rsidRPr="000367BA" w:rsidRDefault="000367BA" w:rsidP="0059188B">
            <w:pPr>
              <w:spacing w:before="20" w:afterLines="20" w:after="48" w:line="360" w:lineRule="auto"/>
              <w:ind w:right="54"/>
              <w:rPr>
                <w:sz w:val="28"/>
                <w:szCs w:val="28"/>
              </w:rPr>
            </w:pPr>
            <w:r w:rsidRPr="000367BA">
              <w:rPr>
                <w:sz w:val="28"/>
                <w:szCs w:val="28"/>
              </w:rPr>
              <w:t>18.96</w:t>
            </w:r>
          </w:p>
        </w:tc>
      </w:tr>
      <w:tr w:rsidR="000367BA" w:rsidRPr="000367BA" w14:paraId="6C793AE4" w14:textId="77777777" w:rsidTr="0059188B">
        <w:trPr>
          <w:trHeight w:val="522"/>
        </w:trPr>
        <w:tc>
          <w:tcPr>
            <w:tcW w:w="3233" w:type="dxa"/>
          </w:tcPr>
          <w:p w14:paraId="51ABFFBB" w14:textId="77777777" w:rsidR="000367BA" w:rsidRPr="000367BA" w:rsidRDefault="000367BA" w:rsidP="0059188B">
            <w:pPr>
              <w:spacing w:before="20" w:afterLines="20" w:after="48" w:line="360" w:lineRule="auto"/>
              <w:ind w:right="54"/>
              <w:rPr>
                <w:b/>
                <w:sz w:val="28"/>
                <w:szCs w:val="28"/>
              </w:rPr>
            </w:pPr>
            <w:r w:rsidRPr="000367BA">
              <w:rPr>
                <w:b/>
                <w:sz w:val="28"/>
                <w:szCs w:val="28"/>
              </w:rPr>
              <w:t>60/40</w:t>
            </w:r>
          </w:p>
        </w:tc>
        <w:tc>
          <w:tcPr>
            <w:tcW w:w="3073" w:type="dxa"/>
          </w:tcPr>
          <w:p w14:paraId="4E7E9594" w14:textId="77777777" w:rsidR="000367BA" w:rsidRPr="000367BA" w:rsidRDefault="000367BA" w:rsidP="0059188B">
            <w:pPr>
              <w:spacing w:before="20" w:afterLines="20" w:after="48" w:line="360" w:lineRule="auto"/>
              <w:ind w:right="54"/>
              <w:rPr>
                <w:sz w:val="28"/>
                <w:szCs w:val="28"/>
              </w:rPr>
            </w:pPr>
            <w:r w:rsidRPr="000367BA">
              <w:rPr>
                <w:sz w:val="28"/>
                <w:szCs w:val="28"/>
              </w:rPr>
              <w:t>259.51</w:t>
            </w:r>
          </w:p>
        </w:tc>
        <w:tc>
          <w:tcPr>
            <w:tcW w:w="3073" w:type="dxa"/>
          </w:tcPr>
          <w:p w14:paraId="693D3723" w14:textId="77777777" w:rsidR="000367BA" w:rsidRPr="000367BA" w:rsidRDefault="000367BA" w:rsidP="0059188B">
            <w:pPr>
              <w:spacing w:before="20" w:afterLines="20" w:after="48" w:line="360" w:lineRule="auto"/>
              <w:ind w:right="54"/>
              <w:rPr>
                <w:sz w:val="28"/>
                <w:szCs w:val="28"/>
              </w:rPr>
            </w:pPr>
            <w:r w:rsidRPr="000367BA">
              <w:rPr>
                <w:sz w:val="28"/>
                <w:szCs w:val="28"/>
              </w:rPr>
              <w:t>19</w:t>
            </w:r>
          </w:p>
        </w:tc>
      </w:tr>
      <w:tr w:rsidR="000367BA" w:rsidRPr="000367BA" w14:paraId="74EB953E" w14:textId="77777777" w:rsidTr="0059188B">
        <w:trPr>
          <w:trHeight w:val="522"/>
        </w:trPr>
        <w:tc>
          <w:tcPr>
            <w:tcW w:w="3233" w:type="dxa"/>
          </w:tcPr>
          <w:p w14:paraId="01D51C5E" w14:textId="77777777" w:rsidR="000367BA" w:rsidRPr="000367BA" w:rsidRDefault="000367BA" w:rsidP="0059188B">
            <w:pPr>
              <w:spacing w:before="20" w:afterLines="20" w:after="48" w:line="360" w:lineRule="auto"/>
              <w:ind w:right="54"/>
              <w:rPr>
                <w:b/>
                <w:sz w:val="28"/>
                <w:szCs w:val="28"/>
              </w:rPr>
            </w:pPr>
            <w:r w:rsidRPr="000367BA">
              <w:rPr>
                <w:b/>
                <w:sz w:val="28"/>
                <w:szCs w:val="28"/>
              </w:rPr>
              <w:t>70/30</w:t>
            </w:r>
          </w:p>
        </w:tc>
        <w:tc>
          <w:tcPr>
            <w:tcW w:w="3073" w:type="dxa"/>
          </w:tcPr>
          <w:p w14:paraId="67ADE609" w14:textId="77777777" w:rsidR="000367BA" w:rsidRPr="000367BA" w:rsidRDefault="000367BA" w:rsidP="0059188B">
            <w:pPr>
              <w:spacing w:before="20" w:afterLines="20" w:after="48" w:line="360" w:lineRule="auto"/>
              <w:ind w:right="54"/>
              <w:rPr>
                <w:sz w:val="28"/>
                <w:szCs w:val="28"/>
              </w:rPr>
            </w:pPr>
            <w:r w:rsidRPr="000367BA">
              <w:rPr>
                <w:sz w:val="28"/>
                <w:szCs w:val="28"/>
              </w:rPr>
              <w:t>468.29</w:t>
            </w:r>
          </w:p>
        </w:tc>
        <w:tc>
          <w:tcPr>
            <w:tcW w:w="3073" w:type="dxa"/>
          </w:tcPr>
          <w:p w14:paraId="155EE7B4" w14:textId="77777777" w:rsidR="000367BA" w:rsidRPr="000367BA" w:rsidRDefault="000367BA" w:rsidP="0059188B">
            <w:pPr>
              <w:spacing w:before="20" w:afterLines="20" w:after="48" w:line="360" w:lineRule="auto"/>
              <w:ind w:right="54"/>
              <w:rPr>
                <w:sz w:val="28"/>
                <w:szCs w:val="28"/>
              </w:rPr>
            </w:pPr>
            <w:r w:rsidRPr="000367BA">
              <w:rPr>
                <w:sz w:val="28"/>
                <w:szCs w:val="28"/>
              </w:rPr>
              <w:t>15.29</w:t>
            </w:r>
          </w:p>
        </w:tc>
      </w:tr>
      <w:tr w:rsidR="000367BA" w:rsidRPr="000367BA" w14:paraId="1FCE94EB" w14:textId="77777777" w:rsidTr="0059188B">
        <w:trPr>
          <w:trHeight w:val="533"/>
        </w:trPr>
        <w:tc>
          <w:tcPr>
            <w:tcW w:w="3233" w:type="dxa"/>
          </w:tcPr>
          <w:p w14:paraId="0CC955DA" w14:textId="77777777" w:rsidR="000367BA" w:rsidRPr="000367BA" w:rsidRDefault="000367BA" w:rsidP="0059188B">
            <w:pPr>
              <w:spacing w:before="20" w:afterLines="20" w:after="48" w:line="360" w:lineRule="auto"/>
              <w:ind w:right="54"/>
              <w:rPr>
                <w:b/>
                <w:sz w:val="28"/>
                <w:szCs w:val="28"/>
              </w:rPr>
            </w:pPr>
            <w:r w:rsidRPr="000367BA">
              <w:rPr>
                <w:b/>
                <w:sz w:val="28"/>
                <w:szCs w:val="28"/>
              </w:rPr>
              <w:t>80/20</w:t>
            </w:r>
          </w:p>
        </w:tc>
        <w:tc>
          <w:tcPr>
            <w:tcW w:w="3073" w:type="dxa"/>
          </w:tcPr>
          <w:p w14:paraId="22EF3615" w14:textId="77777777" w:rsidR="000367BA" w:rsidRPr="000367BA" w:rsidRDefault="000367BA" w:rsidP="0059188B">
            <w:pPr>
              <w:spacing w:before="20" w:afterLines="20" w:after="48" w:line="360" w:lineRule="auto"/>
              <w:ind w:right="54"/>
              <w:rPr>
                <w:sz w:val="28"/>
                <w:szCs w:val="28"/>
              </w:rPr>
            </w:pPr>
            <w:r w:rsidRPr="000367BA">
              <w:rPr>
                <w:sz w:val="28"/>
                <w:szCs w:val="28"/>
              </w:rPr>
              <w:t>542.55</w:t>
            </w:r>
          </w:p>
        </w:tc>
        <w:tc>
          <w:tcPr>
            <w:tcW w:w="3073" w:type="dxa"/>
          </w:tcPr>
          <w:p w14:paraId="4DFA8BB6" w14:textId="77777777" w:rsidR="000367BA" w:rsidRPr="000367BA" w:rsidRDefault="000367BA" w:rsidP="0059188B">
            <w:pPr>
              <w:spacing w:before="20" w:afterLines="20" w:after="48" w:line="360" w:lineRule="auto"/>
              <w:ind w:right="54"/>
              <w:rPr>
                <w:sz w:val="28"/>
                <w:szCs w:val="28"/>
              </w:rPr>
            </w:pPr>
            <w:r w:rsidRPr="000367BA">
              <w:rPr>
                <w:sz w:val="28"/>
                <w:szCs w:val="28"/>
              </w:rPr>
              <w:t>16.72</w:t>
            </w:r>
          </w:p>
        </w:tc>
      </w:tr>
    </w:tbl>
    <w:p w14:paraId="5333C001" w14:textId="77777777" w:rsidR="000367BA" w:rsidRPr="000367BA" w:rsidRDefault="000367BA" w:rsidP="000367BA">
      <w:pPr>
        <w:spacing w:before="20" w:afterLines="20" w:after="48" w:line="360" w:lineRule="auto"/>
        <w:ind w:right="54"/>
        <w:jc w:val="both"/>
        <w:rPr>
          <w:b/>
          <w:sz w:val="28"/>
          <w:szCs w:val="28"/>
        </w:rPr>
      </w:pPr>
      <w:r w:rsidRPr="000367BA">
        <w:rPr>
          <w:b/>
          <w:sz w:val="28"/>
          <w:szCs w:val="28"/>
        </w:rPr>
        <w:t xml:space="preserve">                                     </w:t>
      </w:r>
    </w:p>
    <w:p w14:paraId="0359CEE4" w14:textId="77777777" w:rsidR="000367BA" w:rsidRPr="000367BA" w:rsidRDefault="000367BA" w:rsidP="000367BA">
      <w:pPr>
        <w:spacing w:before="20" w:afterLines="20" w:after="48" w:line="360" w:lineRule="auto"/>
        <w:ind w:right="54"/>
        <w:jc w:val="both"/>
        <w:rPr>
          <w:b/>
          <w:sz w:val="28"/>
          <w:szCs w:val="28"/>
        </w:rPr>
      </w:pPr>
      <w:r w:rsidRPr="000367BA">
        <w:rPr>
          <w:b/>
          <w:sz w:val="28"/>
          <w:szCs w:val="28"/>
        </w:rPr>
        <w:t xml:space="preserve">   </w:t>
      </w:r>
    </w:p>
    <w:p w14:paraId="2762C337" w14:textId="77777777" w:rsidR="000367BA" w:rsidRPr="000367BA" w:rsidRDefault="000367BA" w:rsidP="000367BA">
      <w:pPr>
        <w:spacing w:before="20" w:afterLines="20" w:after="48" w:line="360" w:lineRule="auto"/>
        <w:ind w:right="54"/>
        <w:jc w:val="both"/>
        <w:rPr>
          <w:b/>
          <w:sz w:val="28"/>
          <w:szCs w:val="28"/>
        </w:rPr>
      </w:pPr>
      <w:r w:rsidRPr="000367BA">
        <w:rPr>
          <w:b/>
          <w:sz w:val="28"/>
          <w:szCs w:val="28"/>
        </w:rPr>
        <w:t xml:space="preserve">      </w:t>
      </w:r>
    </w:p>
    <w:p w14:paraId="12E7EC46" w14:textId="77777777" w:rsidR="000367BA" w:rsidRPr="000367BA" w:rsidRDefault="000367BA" w:rsidP="000367BA">
      <w:pPr>
        <w:spacing w:before="20" w:afterLines="20" w:after="48" w:line="360" w:lineRule="auto"/>
        <w:ind w:right="54"/>
        <w:jc w:val="both"/>
        <w:rPr>
          <w:b/>
          <w:sz w:val="28"/>
          <w:szCs w:val="28"/>
        </w:rPr>
      </w:pPr>
      <w:r w:rsidRPr="000367BA">
        <w:rPr>
          <w:noProof/>
          <w:sz w:val="28"/>
          <w:szCs w:val="28"/>
          <w:lang w:val="en-IN"/>
        </w:rPr>
        <w:drawing>
          <wp:inline distT="0" distB="0" distL="0" distR="0" wp14:anchorId="6DED7AEA" wp14:editId="4A915C64">
            <wp:extent cx="3038475" cy="206692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0367BA">
        <w:rPr>
          <w:b/>
          <w:sz w:val="28"/>
          <w:szCs w:val="28"/>
        </w:rPr>
        <w:t xml:space="preserve">    </w:t>
      </w:r>
      <w:r w:rsidRPr="000367BA">
        <w:rPr>
          <w:noProof/>
          <w:sz w:val="28"/>
          <w:szCs w:val="28"/>
          <w:lang w:val="en-IN"/>
        </w:rPr>
        <w:drawing>
          <wp:inline distT="0" distB="0" distL="0" distR="0" wp14:anchorId="45924C0F" wp14:editId="187CAC3A">
            <wp:extent cx="2924175" cy="20288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660045B" w14:textId="77777777" w:rsidR="000367BA" w:rsidRPr="000367BA" w:rsidRDefault="000367BA" w:rsidP="000367BA">
      <w:pPr>
        <w:spacing w:before="20" w:afterLines="20" w:after="48" w:line="360" w:lineRule="auto"/>
        <w:ind w:right="54"/>
        <w:jc w:val="both"/>
        <w:rPr>
          <w:b/>
          <w:sz w:val="28"/>
          <w:szCs w:val="28"/>
        </w:rPr>
      </w:pPr>
      <w:r w:rsidRPr="000367BA">
        <w:rPr>
          <w:b/>
          <w:sz w:val="28"/>
          <w:szCs w:val="28"/>
        </w:rPr>
        <w:t xml:space="preserve">      Fig.5.1.1. Young’s modulus for SF/MC.                    Fig.5.1.2. Tensile strength for SF/MC</w:t>
      </w:r>
    </w:p>
    <w:p w14:paraId="0C94097A" w14:textId="77777777" w:rsidR="000367BA" w:rsidRPr="003122BA" w:rsidRDefault="000367BA" w:rsidP="000367BA">
      <w:pPr>
        <w:spacing w:before="20" w:afterLines="20" w:after="48" w:line="360" w:lineRule="auto"/>
        <w:ind w:right="54"/>
        <w:jc w:val="both"/>
        <w:rPr>
          <w:b/>
        </w:rPr>
      </w:pPr>
    </w:p>
    <w:p w14:paraId="263C4ECF" w14:textId="77777777" w:rsidR="000367BA" w:rsidRPr="003122BA" w:rsidRDefault="000367BA" w:rsidP="000367BA">
      <w:pPr>
        <w:spacing w:before="20" w:afterLines="20" w:after="48" w:line="360" w:lineRule="auto"/>
        <w:ind w:right="54"/>
        <w:jc w:val="both"/>
      </w:pPr>
      <w:r w:rsidRPr="003122BA">
        <w:t xml:space="preserve">The tensile properties of the SF/PP and SF/MC can be seen from </w:t>
      </w:r>
      <w:r w:rsidRPr="003122BA">
        <w:rPr>
          <w:b/>
        </w:rPr>
        <w:t xml:space="preserve">fig.5.1.1. </w:t>
      </w:r>
      <w:r w:rsidRPr="003122BA">
        <w:t>and</w:t>
      </w:r>
      <w:r w:rsidRPr="003122BA">
        <w:rPr>
          <w:b/>
        </w:rPr>
        <w:t xml:space="preserve"> fig.5.1.2.</w:t>
      </w:r>
      <w:r w:rsidRPr="003122BA">
        <w:t xml:space="preserve"> </w:t>
      </w:r>
    </w:p>
    <w:p w14:paraId="72A82B98" w14:textId="77777777" w:rsidR="000367BA" w:rsidRPr="003122BA" w:rsidRDefault="000367BA" w:rsidP="000367BA">
      <w:pPr>
        <w:spacing w:before="20" w:afterLines="20" w:after="48" w:line="360" w:lineRule="auto"/>
        <w:ind w:right="54"/>
        <w:jc w:val="both"/>
      </w:pPr>
      <w:r w:rsidRPr="003122BA">
        <w:lastRenderedPageBreak/>
        <w:t>Surprisingly for SF/MC composition, the maximum young’s modulus was obtained at 80/20 with 542.55 N/mm</w:t>
      </w:r>
      <w:r w:rsidRPr="003122BA">
        <w:rPr>
          <w:vertAlign w:val="superscript"/>
        </w:rPr>
        <w:t>2</w:t>
      </w:r>
      <w:r w:rsidRPr="003122BA">
        <w:t xml:space="preserve"> and the minimum being 259.51 N/mm</w:t>
      </w:r>
      <w:r w:rsidRPr="003122BA">
        <w:rPr>
          <w:vertAlign w:val="superscript"/>
        </w:rPr>
        <w:t>2</w:t>
      </w:r>
      <w:r w:rsidRPr="003122BA">
        <w:t xml:space="preserve"> at 60/40 W% composition. The increment observed was 109.06% from the minimum shockingly. By decreasing the SF% from 70% to 60% the minimum value of tensile strength being 15.29 N/mm</w:t>
      </w:r>
      <w:r w:rsidRPr="003122BA">
        <w:rPr>
          <w:vertAlign w:val="superscript"/>
        </w:rPr>
        <w:t>2</w:t>
      </w:r>
      <w:r w:rsidRPr="003122BA">
        <w:t xml:space="preserve"> is increased to maximum value of 19 N/mm</w:t>
      </w:r>
      <w:r w:rsidRPr="003122BA">
        <w:rPr>
          <w:vertAlign w:val="superscript"/>
        </w:rPr>
        <w:t>2</w:t>
      </w:r>
      <w:r w:rsidRPr="003122BA">
        <w:t xml:space="preserve"> with 24.46% increment. The tensile properties of SF/MC can be seen above. The tensile strength and modulus with different composition is decreased significantly, this is due to interfacial compatibility between SF and MC is poor.</w:t>
      </w:r>
    </w:p>
    <w:p w14:paraId="389D629A" w14:textId="77777777" w:rsidR="000367BA" w:rsidRPr="000367BA" w:rsidRDefault="000367BA" w:rsidP="000367BA">
      <w:pPr>
        <w:spacing w:before="20" w:afterLines="20" w:after="48" w:line="360" w:lineRule="auto"/>
        <w:ind w:right="54"/>
        <w:jc w:val="both"/>
        <w:rPr>
          <w:b/>
          <w:sz w:val="28"/>
          <w:szCs w:val="28"/>
        </w:rPr>
      </w:pPr>
    </w:p>
    <w:p w14:paraId="08DC7581" w14:textId="77777777" w:rsidR="000367BA" w:rsidRPr="000367BA" w:rsidRDefault="000367BA" w:rsidP="000367BA">
      <w:pPr>
        <w:spacing w:before="20" w:afterLines="20" w:after="48" w:line="360" w:lineRule="auto"/>
        <w:ind w:right="54"/>
        <w:jc w:val="both"/>
        <w:rPr>
          <w:b/>
          <w:sz w:val="28"/>
          <w:szCs w:val="28"/>
        </w:rPr>
      </w:pPr>
    </w:p>
    <w:p w14:paraId="0C949B40" w14:textId="77777777" w:rsidR="000367BA" w:rsidRPr="000367BA" w:rsidRDefault="000367BA" w:rsidP="000367BA">
      <w:pPr>
        <w:pStyle w:val="Heading2"/>
        <w:rPr>
          <w:rFonts w:ascii="Times New Roman" w:hAnsi="Times New Roman" w:cs="Times New Roman"/>
          <w:b/>
          <w:color w:val="auto"/>
          <w:sz w:val="28"/>
          <w:szCs w:val="28"/>
        </w:rPr>
      </w:pPr>
      <w:bookmarkStart w:id="40" w:name="_Toc76156200"/>
      <w:r w:rsidRPr="000367BA">
        <w:rPr>
          <w:rFonts w:ascii="Times New Roman" w:hAnsi="Times New Roman" w:cs="Times New Roman"/>
          <w:b/>
          <w:color w:val="auto"/>
          <w:sz w:val="28"/>
          <w:szCs w:val="28"/>
        </w:rPr>
        <w:t>5.2. Flexural test.</w:t>
      </w:r>
      <w:bookmarkEnd w:id="40"/>
    </w:p>
    <w:p w14:paraId="3C14A15E" w14:textId="77777777" w:rsidR="000367BA" w:rsidRPr="000367BA" w:rsidRDefault="000367BA" w:rsidP="000367BA">
      <w:pPr>
        <w:pStyle w:val="Caption"/>
        <w:keepNext/>
        <w:rPr>
          <w:color w:val="auto"/>
          <w:sz w:val="28"/>
          <w:szCs w:val="28"/>
        </w:rPr>
      </w:pPr>
      <w:bookmarkStart w:id="41" w:name="_Toc75989966"/>
      <w:bookmarkStart w:id="42" w:name="_Toc75990561"/>
      <w:r w:rsidRPr="000367BA">
        <w:rPr>
          <w:color w:val="auto"/>
          <w:sz w:val="28"/>
          <w:szCs w:val="28"/>
        </w:rPr>
        <w:t xml:space="preserve">                Table 5.2. FLEXURL TEST</w:t>
      </w:r>
      <w:bookmarkEnd w:id="41"/>
      <w:bookmarkEnd w:id="42"/>
      <w:r w:rsidRPr="000367BA">
        <w:rPr>
          <w:color w:val="auto"/>
          <w:sz w:val="28"/>
          <w:szCs w:val="28"/>
        </w:rPr>
        <w:t xml:space="preserve"> RESULT.</w:t>
      </w:r>
    </w:p>
    <w:tbl>
      <w:tblPr>
        <w:tblStyle w:val="TableGrid"/>
        <w:tblW w:w="9653" w:type="dxa"/>
        <w:tblLook w:val="04A0" w:firstRow="1" w:lastRow="0" w:firstColumn="1" w:lastColumn="0" w:noHBand="0" w:noVBand="1"/>
      </w:tblPr>
      <w:tblGrid>
        <w:gridCol w:w="3327"/>
        <w:gridCol w:w="3163"/>
        <w:gridCol w:w="3163"/>
      </w:tblGrid>
      <w:tr w:rsidR="000367BA" w:rsidRPr="000367BA" w14:paraId="1AC6D06C" w14:textId="77777777" w:rsidTr="0059188B">
        <w:trPr>
          <w:trHeight w:val="1750"/>
        </w:trPr>
        <w:tc>
          <w:tcPr>
            <w:tcW w:w="3327" w:type="dxa"/>
          </w:tcPr>
          <w:p w14:paraId="7E7F790C" w14:textId="77777777" w:rsidR="000367BA" w:rsidRPr="000367BA" w:rsidRDefault="000367BA" w:rsidP="0059188B">
            <w:pPr>
              <w:spacing w:before="20" w:afterLines="20" w:after="48" w:line="360" w:lineRule="auto"/>
              <w:ind w:right="54"/>
              <w:rPr>
                <w:b/>
                <w:sz w:val="28"/>
                <w:szCs w:val="28"/>
              </w:rPr>
            </w:pPr>
            <w:r w:rsidRPr="000367BA">
              <w:rPr>
                <w:b/>
                <w:sz w:val="28"/>
                <w:szCs w:val="28"/>
              </w:rPr>
              <w:t>Percentage variation(W%)</w:t>
            </w:r>
          </w:p>
          <w:p w14:paraId="7B53C2C2" w14:textId="77777777" w:rsidR="000367BA" w:rsidRPr="000367BA" w:rsidRDefault="000367BA" w:rsidP="0059188B">
            <w:pPr>
              <w:spacing w:before="20" w:afterLines="20" w:after="48" w:line="360" w:lineRule="auto"/>
              <w:ind w:right="54"/>
              <w:rPr>
                <w:b/>
                <w:sz w:val="28"/>
                <w:szCs w:val="28"/>
              </w:rPr>
            </w:pPr>
            <w:r w:rsidRPr="000367BA">
              <w:rPr>
                <w:b/>
                <w:sz w:val="28"/>
                <w:szCs w:val="28"/>
              </w:rPr>
              <w:t xml:space="preserve"> SF/MC</w:t>
            </w:r>
          </w:p>
        </w:tc>
        <w:tc>
          <w:tcPr>
            <w:tcW w:w="3163" w:type="dxa"/>
          </w:tcPr>
          <w:p w14:paraId="576380FD" w14:textId="77777777" w:rsidR="000367BA" w:rsidRPr="000367BA" w:rsidRDefault="000367BA" w:rsidP="0059188B">
            <w:pPr>
              <w:spacing w:before="20" w:afterLines="20" w:after="48" w:line="360" w:lineRule="auto"/>
              <w:ind w:right="54"/>
              <w:rPr>
                <w:b/>
                <w:sz w:val="28"/>
                <w:szCs w:val="28"/>
              </w:rPr>
            </w:pPr>
            <w:r w:rsidRPr="000367BA">
              <w:rPr>
                <w:b/>
                <w:sz w:val="28"/>
                <w:szCs w:val="28"/>
              </w:rPr>
              <w:t>Flexural modulus of SF/MC in N/mm</w:t>
            </w:r>
            <w:r w:rsidRPr="000367BA">
              <w:rPr>
                <w:b/>
                <w:sz w:val="28"/>
                <w:szCs w:val="28"/>
                <w:vertAlign w:val="superscript"/>
              </w:rPr>
              <w:t>2</w:t>
            </w:r>
            <w:r w:rsidRPr="000367BA">
              <w:rPr>
                <w:b/>
                <w:sz w:val="28"/>
                <w:szCs w:val="28"/>
              </w:rPr>
              <w:t>(avg.)</w:t>
            </w:r>
          </w:p>
        </w:tc>
        <w:tc>
          <w:tcPr>
            <w:tcW w:w="3163" w:type="dxa"/>
          </w:tcPr>
          <w:p w14:paraId="1F585523" w14:textId="77777777" w:rsidR="000367BA" w:rsidRPr="000367BA" w:rsidRDefault="000367BA" w:rsidP="0059188B">
            <w:pPr>
              <w:spacing w:before="20" w:afterLines="20" w:after="48" w:line="360" w:lineRule="auto"/>
              <w:ind w:right="54"/>
              <w:rPr>
                <w:b/>
                <w:sz w:val="28"/>
                <w:szCs w:val="28"/>
              </w:rPr>
            </w:pPr>
            <w:r w:rsidRPr="000367BA">
              <w:rPr>
                <w:b/>
                <w:sz w:val="28"/>
                <w:szCs w:val="28"/>
              </w:rPr>
              <w:t>Flexural strength of SF/MC in N/mm</w:t>
            </w:r>
            <w:r w:rsidRPr="000367BA">
              <w:rPr>
                <w:b/>
                <w:sz w:val="28"/>
                <w:szCs w:val="28"/>
                <w:vertAlign w:val="superscript"/>
              </w:rPr>
              <w:t>2</w:t>
            </w:r>
            <w:r w:rsidRPr="000367BA">
              <w:rPr>
                <w:b/>
                <w:sz w:val="28"/>
                <w:szCs w:val="28"/>
              </w:rPr>
              <w:t>(avg.)</w:t>
            </w:r>
          </w:p>
        </w:tc>
      </w:tr>
      <w:tr w:rsidR="000367BA" w:rsidRPr="000367BA" w14:paraId="1D00500D" w14:textId="77777777" w:rsidTr="0059188B">
        <w:trPr>
          <w:trHeight w:val="487"/>
        </w:trPr>
        <w:tc>
          <w:tcPr>
            <w:tcW w:w="3327" w:type="dxa"/>
          </w:tcPr>
          <w:p w14:paraId="58367542" w14:textId="77777777" w:rsidR="000367BA" w:rsidRPr="000367BA" w:rsidRDefault="000367BA" w:rsidP="0059188B">
            <w:pPr>
              <w:spacing w:before="20" w:afterLines="20" w:after="48" w:line="360" w:lineRule="auto"/>
              <w:ind w:right="54"/>
              <w:rPr>
                <w:b/>
                <w:sz w:val="28"/>
                <w:szCs w:val="28"/>
              </w:rPr>
            </w:pPr>
            <w:r w:rsidRPr="000367BA">
              <w:rPr>
                <w:b/>
                <w:sz w:val="28"/>
                <w:szCs w:val="28"/>
              </w:rPr>
              <w:t>50/50</w:t>
            </w:r>
          </w:p>
        </w:tc>
        <w:tc>
          <w:tcPr>
            <w:tcW w:w="3163" w:type="dxa"/>
          </w:tcPr>
          <w:p w14:paraId="3C3D3D64" w14:textId="77777777" w:rsidR="000367BA" w:rsidRPr="000367BA" w:rsidRDefault="000367BA" w:rsidP="0059188B">
            <w:pPr>
              <w:spacing w:before="20" w:afterLines="20" w:after="48" w:line="360" w:lineRule="auto"/>
              <w:ind w:right="54"/>
              <w:rPr>
                <w:sz w:val="28"/>
                <w:szCs w:val="28"/>
              </w:rPr>
            </w:pPr>
            <w:r w:rsidRPr="000367BA">
              <w:rPr>
                <w:sz w:val="28"/>
                <w:szCs w:val="28"/>
              </w:rPr>
              <w:t>544.69</w:t>
            </w:r>
          </w:p>
        </w:tc>
        <w:tc>
          <w:tcPr>
            <w:tcW w:w="3163" w:type="dxa"/>
          </w:tcPr>
          <w:p w14:paraId="14690C0F" w14:textId="77777777" w:rsidR="000367BA" w:rsidRPr="000367BA" w:rsidRDefault="000367BA" w:rsidP="0059188B">
            <w:pPr>
              <w:spacing w:before="20" w:afterLines="20" w:after="48" w:line="360" w:lineRule="auto"/>
              <w:ind w:right="54"/>
              <w:rPr>
                <w:sz w:val="28"/>
                <w:szCs w:val="28"/>
              </w:rPr>
            </w:pPr>
            <w:r w:rsidRPr="000367BA">
              <w:rPr>
                <w:sz w:val="28"/>
                <w:szCs w:val="28"/>
              </w:rPr>
              <w:t>18.72</w:t>
            </w:r>
          </w:p>
        </w:tc>
      </w:tr>
      <w:tr w:rsidR="000367BA" w:rsidRPr="000367BA" w14:paraId="5CE2B7B8" w14:textId="77777777" w:rsidTr="0059188B">
        <w:trPr>
          <w:trHeight w:val="478"/>
        </w:trPr>
        <w:tc>
          <w:tcPr>
            <w:tcW w:w="3327" w:type="dxa"/>
          </w:tcPr>
          <w:p w14:paraId="300BC9D5" w14:textId="77777777" w:rsidR="000367BA" w:rsidRPr="000367BA" w:rsidRDefault="000367BA" w:rsidP="0059188B">
            <w:pPr>
              <w:spacing w:before="20" w:afterLines="20" w:after="48" w:line="360" w:lineRule="auto"/>
              <w:ind w:right="54"/>
              <w:rPr>
                <w:b/>
                <w:sz w:val="28"/>
                <w:szCs w:val="28"/>
              </w:rPr>
            </w:pPr>
            <w:r w:rsidRPr="000367BA">
              <w:rPr>
                <w:b/>
                <w:sz w:val="28"/>
                <w:szCs w:val="28"/>
              </w:rPr>
              <w:t>60/40</w:t>
            </w:r>
          </w:p>
        </w:tc>
        <w:tc>
          <w:tcPr>
            <w:tcW w:w="3163" w:type="dxa"/>
          </w:tcPr>
          <w:p w14:paraId="4F4AB251" w14:textId="77777777" w:rsidR="000367BA" w:rsidRPr="000367BA" w:rsidRDefault="000367BA" w:rsidP="0059188B">
            <w:pPr>
              <w:spacing w:before="20" w:afterLines="20" w:after="48" w:line="360" w:lineRule="auto"/>
              <w:ind w:right="54"/>
              <w:rPr>
                <w:sz w:val="28"/>
                <w:szCs w:val="28"/>
              </w:rPr>
            </w:pPr>
            <w:r w:rsidRPr="000367BA">
              <w:rPr>
                <w:sz w:val="28"/>
                <w:szCs w:val="28"/>
              </w:rPr>
              <w:t>908.67</w:t>
            </w:r>
          </w:p>
        </w:tc>
        <w:tc>
          <w:tcPr>
            <w:tcW w:w="3163" w:type="dxa"/>
          </w:tcPr>
          <w:p w14:paraId="7FA7A144" w14:textId="77777777" w:rsidR="000367BA" w:rsidRPr="000367BA" w:rsidRDefault="000367BA" w:rsidP="0059188B">
            <w:pPr>
              <w:spacing w:before="20" w:afterLines="20" w:after="48" w:line="360" w:lineRule="auto"/>
              <w:ind w:right="54"/>
              <w:rPr>
                <w:sz w:val="28"/>
                <w:szCs w:val="28"/>
              </w:rPr>
            </w:pPr>
            <w:r w:rsidRPr="000367BA">
              <w:rPr>
                <w:sz w:val="28"/>
                <w:szCs w:val="28"/>
              </w:rPr>
              <w:t>31.34</w:t>
            </w:r>
          </w:p>
        </w:tc>
      </w:tr>
      <w:tr w:rsidR="000367BA" w:rsidRPr="000367BA" w14:paraId="05438251" w14:textId="77777777" w:rsidTr="0059188B">
        <w:trPr>
          <w:trHeight w:val="478"/>
        </w:trPr>
        <w:tc>
          <w:tcPr>
            <w:tcW w:w="3327" w:type="dxa"/>
          </w:tcPr>
          <w:p w14:paraId="00AEFE2A" w14:textId="77777777" w:rsidR="000367BA" w:rsidRPr="000367BA" w:rsidRDefault="000367BA" w:rsidP="0059188B">
            <w:pPr>
              <w:spacing w:before="20" w:afterLines="20" w:after="48" w:line="360" w:lineRule="auto"/>
              <w:ind w:right="54"/>
              <w:rPr>
                <w:b/>
                <w:sz w:val="28"/>
                <w:szCs w:val="28"/>
              </w:rPr>
            </w:pPr>
            <w:r w:rsidRPr="000367BA">
              <w:rPr>
                <w:b/>
                <w:sz w:val="28"/>
                <w:szCs w:val="28"/>
              </w:rPr>
              <w:t>70/30</w:t>
            </w:r>
          </w:p>
        </w:tc>
        <w:tc>
          <w:tcPr>
            <w:tcW w:w="3163" w:type="dxa"/>
          </w:tcPr>
          <w:p w14:paraId="54594F73" w14:textId="77777777" w:rsidR="000367BA" w:rsidRPr="000367BA" w:rsidRDefault="000367BA" w:rsidP="0059188B">
            <w:pPr>
              <w:spacing w:before="20" w:afterLines="20" w:after="48" w:line="360" w:lineRule="auto"/>
              <w:ind w:right="54"/>
              <w:rPr>
                <w:sz w:val="28"/>
                <w:szCs w:val="28"/>
              </w:rPr>
            </w:pPr>
            <w:r w:rsidRPr="000367BA">
              <w:rPr>
                <w:sz w:val="28"/>
                <w:szCs w:val="28"/>
              </w:rPr>
              <w:t>1049.99</w:t>
            </w:r>
          </w:p>
        </w:tc>
        <w:tc>
          <w:tcPr>
            <w:tcW w:w="3163" w:type="dxa"/>
          </w:tcPr>
          <w:p w14:paraId="0149BF7B" w14:textId="77777777" w:rsidR="000367BA" w:rsidRPr="000367BA" w:rsidRDefault="000367BA" w:rsidP="0059188B">
            <w:pPr>
              <w:spacing w:before="20" w:afterLines="20" w:after="48" w:line="360" w:lineRule="auto"/>
              <w:ind w:right="54"/>
              <w:rPr>
                <w:sz w:val="28"/>
                <w:szCs w:val="28"/>
              </w:rPr>
            </w:pPr>
            <w:r w:rsidRPr="000367BA">
              <w:rPr>
                <w:sz w:val="28"/>
                <w:szCs w:val="28"/>
              </w:rPr>
              <w:t>32.31</w:t>
            </w:r>
          </w:p>
        </w:tc>
      </w:tr>
      <w:tr w:rsidR="000367BA" w:rsidRPr="000367BA" w14:paraId="451BD1BD" w14:textId="77777777" w:rsidTr="0059188B">
        <w:trPr>
          <w:trHeight w:val="487"/>
        </w:trPr>
        <w:tc>
          <w:tcPr>
            <w:tcW w:w="3327" w:type="dxa"/>
          </w:tcPr>
          <w:p w14:paraId="09EB0C7C" w14:textId="77777777" w:rsidR="000367BA" w:rsidRPr="000367BA" w:rsidRDefault="000367BA" w:rsidP="0059188B">
            <w:pPr>
              <w:spacing w:before="20" w:afterLines="20" w:after="48" w:line="360" w:lineRule="auto"/>
              <w:ind w:right="54"/>
              <w:rPr>
                <w:b/>
                <w:sz w:val="28"/>
                <w:szCs w:val="28"/>
              </w:rPr>
            </w:pPr>
            <w:r w:rsidRPr="000367BA">
              <w:rPr>
                <w:b/>
                <w:sz w:val="28"/>
                <w:szCs w:val="28"/>
              </w:rPr>
              <w:t>80/20</w:t>
            </w:r>
          </w:p>
        </w:tc>
        <w:tc>
          <w:tcPr>
            <w:tcW w:w="3163" w:type="dxa"/>
          </w:tcPr>
          <w:p w14:paraId="194AB2B8" w14:textId="77777777" w:rsidR="000367BA" w:rsidRPr="000367BA" w:rsidRDefault="000367BA" w:rsidP="0059188B">
            <w:pPr>
              <w:spacing w:before="20" w:afterLines="20" w:after="48" w:line="360" w:lineRule="auto"/>
              <w:ind w:right="54"/>
              <w:rPr>
                <w:sz w:val="28"/>
                <w:szCs w:val="28"/>
              </w:rPr>
            </w:pPr>
            <w:r w:rsidRPr="000367BA">
              <w:rPr>
                <w:sz w:val="28"/>
                <w:szCs w:val="28"/>
              </w:rPr>
              <w:t>763.10</w:t>
            </w:r>
          </w:p>
        </w:tc>
        <w:tc>
          <w:tcPr>
            <w:tcW w:w="3163" w:type="dxa"/>
          </w:tcPr>
          <w:p w14:paraId="61B703DB" w14:textId="77777777" w:rsidR="000367BA" w:rsidRPr="000367BA" w:rsidRDefault="000367BA" w:rsidP="0059188B">
            <w:pPr>
              <w:spacing w:before="20" w:afterLines="20" w:after="48" w:line="360" w:lineRule="auto"/>
              <w:ind w:right="54"/>
              <w:rPr>
                <w:sz w:val="28"/>
                <w:szCs w:val="28"/>
              </w:rPr>
            </w:pPr>
            <w:r w:rsidRPr="000367BA">
              <w:rPr>
                <w:sz w:val="28"/>
                <w:szCs w:val="28"/>
              </w:rPr>
              <w:t>22.78</w:t>
            </w:r>
          </w:p>
        </w:tc>
      </w:tr>
    </w:tbl>
    <w:p w14:paraId="574A2244" w14:textId="77777777" w:rsidR="000367BA" w:rsidRPr="000367BA" w:rsidRDefault="000367BA" w:rsidP="000367BA">
      <w:pPr>
        <w:rPr>
          <w:b/>
          <w:sz w:val="28"/>
          <w:szCs w:val="28"/>
        </w:rPr>
      </w:pPr>
      <w:r w:rsidRPr="000367BA">
        <w:rPr>
          <w:b/>
          <w:sz w:val="28"/>
          <w:szCs w:val="28"/>
        </w:rPr>
        <w:t xml:space="preserve">                                 </w:t>
      </w:r>
    </w:p>
    <w:p w14:paraId="5211660A" w14:textId="77777777" w:rsidR="000367BA" w:rsidRPr="000367BA" w:rsidRDefault="000367BA" w:rsidP="000367BA">
      <w:pPr>
        <w:rPr>
          <w:sz w:val="28"/>
          <w:szCs w:val="28"/>
        </w:rPr>
      </w:pPr>
    </w:p>
    <w:p w14:paraId="00847796" w14:textId="77777777" w:rsidR="000367BA" w:rsidRPr="000367BA" w:rsidRDefault="000367BA" w:rsidP="000367BA">
      <w:pPr>
        <w:rPr>
          <w:b/>
          <w:sz w:val="28"/>
          <w:szCs w:val="28"/>
        </w:rPr>
      </w:pPr>
      <w:r w:rsidRPr="000367BA">
        <w:rPr>
          <w:sz w:val="28"/>
          <w:szCs w:val="28"/>
        </w:rPr>
        <w:t xml:space="preserve">  </w:t>
      </w:r>
    </w:p>
    <w:p w14:paraId="74EC62D2" w14:textId="77777777" w:rsidR="000367BA" w:rsidRPr="000367BA" w:rsidRDefault="000367BA" w:rsidP="000367BA">
      <w:pPr>
        <w:rPr>
          <w:sz w:val="28"/>
          <w:szCs w:val="28"/>
        </w:rPr>
      </w:pPr>
    </w:p>
    <w:p w14:paraId="2B980E60" w14:textId="77777777" w:rsidR="000367BA" w:rsidRPr="000367BA" w:rsidRDefault="000367BA" w:rsidP="000367BA">
      <w:pPr>
        <w:rPr>
          <w:sz w:val="28"/>
          <w:szCs w:val="28"/>
        </w:rPr>
      </w:pPr>
      <w:r w:rsidRPr="000367BA">
        <w:rPr>
          <w:noProof/>
          <w:sz w:val="28"/>
          <w:szCs w:val="28"/>
          <w:lang w:val="en-IN"/>
        </w:rPr>
        <w:drawing>
          <wp:inline distT="0" distB="0" distL="0" distR="0" wp14:anchorId="01E7D935" wp14:editId="36847935">
            <wp:extent cx="3124200" cy="23431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0367BA">
        <w:rPr>
          <w:sz w:val="28"/>
          <w:szCs w:val="28"/>
        </w:rPr>
        <w:t xml:space="preserve"> </w:t>
      </w:r>
      <w:r w:rsidRPr="000367BA">
        <w:rPr>
          <w:noProof/>
          <w:sz w:val="28"/>
          <w:szCs w:val="28"/>
          <w:lang w:val="en-IN"/>
        </w:rPr>
        <w:drawing>
          <wp:inline distT="0" distB="0" distL="0" distR="0" wp14:anchorId="132AAD84" wp14:editId="674F6177">
            <wp:extent cx="3057525" cy="2333625"/>
            <wp:effectExtent l="0" t="0" r="9525"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36C301A" w14:textId="77777777" w:rsidR="000367BA" w:rsidRPr="000367BA" w:rsidRDefault="000367BA" w:rsidP="000367BA">
      <w:pPr>
        <w:rPr>
          <w:b/>
          <w:sz w:val="28"/>
          <w:szCs w:val="28"/>
        </w:rPr>
      </w:pPr>
      <w:r w:rsidRPr="000367BA">
        <w:rPr>
          <w:b/>
          <w:sz w:val="28"/>
          <w:szCs w:val="28"/>
        </w:rPr>
        <w:t xml:space="preserve">      Fig.5.2.1. Flexural modulus for SF/MC.                 Fig.5.2.2. Flexural strength for SF/MC.</w:t>
      </w:r>
    </w:p>
    <w:p w14:paraId="687E03E6" w14:textId="77777777" w:rsidR="000367BA" w:rsidRPr="000367BA" w:rsidRDefault="000367BA" w:rsidP="000367BA">
      <w:pPr>
        <w:rPr>
          <w:sz w:val="28"/>
          <w:szCs w:val="28"/>
        </w:rPr>
      </w:pPr>
    </w:p>
    <w:p w14:paraId="45688012" w14:textId="77777777" w:rsidR="000367BA" w:rsidRPr="003122BA" w:rsidRDefault="000367BA" w:rsidP="000367BA">
      <w:pPr>
        <w:spacing w:before="20" w:afterLines="20" w:after="48" w:line="360" w:lineRule="auto"/>
        <w:ind w:right="54"/>
        <w:jc w:val="both"/>
      </w:pPr>
    </w:p>
    <w:p w14:paraId="5506137F" w14:textId="77777777" w:rsidR="000367BA" w:rsidRPr="003122BA" w:rsidRDefault="000367BA" w:rsidP="000367BA">
      <w:pPr>
        <w:spacing w:before="20" w:afterLines="20" w:after="48" w:line="360" w:lineRule="auto"/>
        <w:ind w:right="54"/>
        <w:jc w:val="both"/>
      </w:pPr>
      <w:r w:rsidRPr="003122BA">
        <w:t>The figures fig.5.2.1. and fig.5.2.2. shows the variation of flexural properties of composite material.</w:t>
      </w:r>
    </w:p>
    <w:p w14:paraId="6526CA9F" w14:textId="77777777" w:rsidR="000367BA" w:rsidRPr="003122BA" w:rsidRDefault="000367BA" w:rsidP="000367BA">
      <w:pPr>
        <w:spacing w:before="20" w:afterLines="20" w:after="48" w:line="360" w:lineRule="auto"/>
        <w:ind w:right="54"/>
        <w:jc w:val="both"/>
      </w:pPr>
      <w:r w:rsidRPr="003122BA">
        <w:t>For flexural test of SF/MC, both modulus and strength have seen to be similar to each other with maximum is observed at 70/30 W% and minimum is seen at 50/50 W% for both. The maximum modulus is 1049.99 N/mm</w:t>
      </w:r>
      <w:r w:rsidRPr="003122BA">
        <w:rPr>
          <w:vertAlign w:val="superscript"/>
        </w:rPr>
        <w:t>2</w:t>
      </w:r>
      <w:r w:rsidRPr="003122BA">
        <w:t xml:space="preserve"> and minimum is 544.69 N/mm</w:t>
      </w:r>
      <w:r w:rsidRPr="003122BA">
        <w:rPr>
          <w:vertAlign w:val="superscript"/>
        </w:rPr>
        <w:t>2</w:t>
      </w:r>
      <w:r w:rsidRPr="003122BA">
        <w:t xml:space="preserve">. The increment of modulus is 92.76% from the minimum value. </w:t>
      </w:r>
      <w:proofErr w:type="gramStart"/>
      <w:r w:rsidRPr="003122BA">
        <w:t>Similarly</w:t>
      </w:r>
      <w:proofErr w:type="gramEnd"/>
      <w:r w:rsidRPr="003122BA">
        <w:t xml:space="preserve"> the maximum strength observed was 32.31 N/mm</w:t>
      </w:r>
      <w:r w:rsidRPr="003122BA">
        <w:rPr>
          <w:vertAlign w:val="superscript"/>
        </w:rPr>
        <w:t>2</w:t>
      </w:r>
      <w:r w:rsidRPr="003122BA">
        <w:t xml:space="preserve"> and minimum is 18.72 N/mm</w:t>
      </w:r>
      <w:r w:rsidRPr="003122BA">
        <w:rPr>
          <w:vertAlign w:val="superscript"/>
        </w:rPr>
        <w:t>2</w:t>
      </w:r>
      <w:r w:rsidRPr="003122BA">
        <w:t>. The percentage increment observed was 72.59%.</w:t>
      </w:r>
    </w:p>
    <w:p w14:paraId="1C382DA6" w14:textId="77777777" w:rsidR="000367BA" w:rsidRPr="003122BA" w:rsidRDefault="000367BA" w:rsidP="000367BA">
      <w:pPr>
        <w:spacing w:before="20" w:afterLines="20" w:after="48" w:line="360" w:lineRule="auto"/>
        <w:ind w:right="54"/>
        <w:jc w:val="both"/>
      </w:pPr>
      <w:r w:rsidRPr="003122BA">
        <w:t xml:space="preserve">From the above given figures it can be seen that the flexural properties tend to decrease from the maximum value from 70/30 for SF/MC. </w:t>
      </w:r>
      <w:proofErr w:type="gramStart"/>
      <w:r w:rsidRPr="003122BA">
        <w:t>So</w:t>
      </w:r>
      <w:proofErr w:type="gramEnd"/>
      <w:r w:rsidRPr="003122BA">
        <w:t xml:space="preserve"> we can conclude that the increase in fiber content increases the flexural property but only up to a certain extent. </w:t>
      </w:r>
    </w:p>
    <w:p w14:paraId="323C04C2" w14:textId="77777777" w:rsidR="000367BA" w:rsidRPr="003122BA" w:rsidRDefault="000367BA" w:rsidP="000367BA">
      <w:pPr>
        <w:spacing w:before="20" w:afterLines="20" w:after="48" w:line="360" w:lineRule="auto"/>
        <w:ind w:right="54"/>
        <w:jc w:val="both"/>
      </w:pPr>
    </w:p>
    <w:p w14:paraId="438F5CF2" w14:textId="77777777" w:rsidR="000367BA" w:rsidRPr="003122BA" w:rsidRDefault="000367BA" w:rsidP="000367BA">
      <w:pPr>
        <w:pStyle w:val="ListParagraph"/>
        <w:tabs>
          <w:tab w:val="left" w:pos="2355"/>
        </w:tabs>
        <w:rPr>
          <w:b/>
          <w:sz w:val="24"/>
          <w:szCs w:val="24"/>
          <w:lang w:val="en-IN"/>
        </w:rPr>
      </w:pPr>
    </w:p>
    <w:p w14:paraId="575B6C7F" w14:textId="77777777" w:rsidR="004849C2" w:rsidRPr="003122BA" w:rsidRDefault="004849C2">
      <w:pPr>
        <w:jc w:val="both"/>
      </w:pPr>
    </w:p>
    <w:p w14:paraId="695E22B2" w14:textId="77777777" w:rsidR="004849C2" w:rsidRPr="003122BA" w:rsidRDefault="004849C2">
      <w:pPr>
        <w:jc w:val="both"/>
        <w:rPr>
          <w:b/>
        </w:rPr>
      </w:pPr>
    </w:p>
    <w:p w14:paraId="5B65E958" w14:textId="147FAEB8" w:rsidR="004849C2" w:rsidRPr="003122BA" w:rsidRDefault="004849C2">
      <w:pPr>
        <w:jc w:val="both"/>
        <w:rPr>
          <w:b/>
        </w:rPr>
      </w:pPr>
    </w:p>
    <w:p w14:paraId="015E85C4" w14:textId="223E572B" w:rsidR="00310185" w:rsidRPr="003122BA" w:rsidRDefault="00310185">
      <w:pPr>
        <w:jc w:val="both"/>
        <w:rPr>
          <w:b/>
        </w:rPr>
      </w:pPr>
    </w:p>
    <w:p w14:paraId="4CA2D17B" w14:textId="1D4B3E41" w:rsidR="00310185" w:rsidRPr="003122BA" w:rsidRDefault="00310185">
      <w:pPr>
        <w:jc w:val="both"/>
        <w:rPr>
          <w:b/>
        </w:rPr>
      </w:pPr>
    </w:p>
    <w:p w14:paraId="6AA0083F" w14:textId="1869416A" w:rsidR="00310185" w:rsidRDefault="00310185">
      <w:pPr>
        <w:jc w:val="both"/>
        <w:rPr>
          <w:b/>
          <w:sz w:val="28"/>
          <w:szCs w:val="28"/>
        </w:rPr>
      </w:pPr>
    </w:p>
    <w:p w14:paraId="18FF41E6" w14:textId="77777777" w:rsidR="00310185" w:rsidRDefault="00310185">
      <w:pPr>
        <w:jc w:val="both"/>
        <w:rPr>
          <w:b/>
          <w:sz w:val="28"/>
          <w:szCs w:val="28"/>
        </w:rPr>
      </w:pPr>
    </w:p>
    <w:p w14:paraId="6FB5B746" w14:textId="77777777" w:rsidR="004849C2" w:rsidRDefault="004849C2">
      <w:pPr>
        <w:jc w:val="both"/>
        <w:rPr>
          <w:b/>
          <w:sz w:val="28"/>
          <w:szCs w:val="28"/>
        </w:rPr>
      </w:pPr>
    </w:p>
    <w:p w14:paraId="2944DE42" w14:textId="77777777" w:rsidR="004849C2" w:rsidRDefault="004849C2">
      <w:pPr>
        <w:jc w:val="both"/>
        <w:rPr>
          <w:b/>
          <w:sz w:val="28"/>
          <w:szCs w:val="28"/>
        </w:rPr>
      </w:pPr>
    </w:p>
    <w:p w14:paraId="3D1ADDAB" w14:textId="77777777" w:rsidR="003122BA" w:rsidRDefault="003122BA" w:rsidP="000367BA">
      <w:pPr>
        <w:pStyle w:val="BodyText"/>
        <w:spacing w:before="5"/>
        <w:rPr>
          <w:b/>
          <w:sz w:val="28"/>
          <w:szCs w:val="28"/>
        </w:rPr>
      </w:pPr>
    </w:p>
    <w:p w14:paraId="5E068432" w14:textId="77777777" w:rsidR="003122BA" w:rsidRDefault="003122BA" w:rsidP="000367BA">
      <w:pPr>
        <w:pStyle w:val="BodyText"/>
        <w:spacing w:before="5"/>
        <w:rPr>
          <w:b/>
          <w:sz w:val="28"/>
          <w:szCs w:val="28"/>
        </w:rPr>
      </w:pPr>
    </w:p>
    <w:p w14:paraId="18376FD4" w14:textId="77777777" w:rsidR="003122BA" w:rsidRDefault="003122BA" w:rsidP="000367BA">
      <w:pPr>
        <w:pStyle w:val="BodyText"/>
        <w:spacing w:before="5"/>
        <w:rPr>
          <w:b/>
          <w:sz w:val="28"/>
          <w:szCs w:val="28"/>
        </w:rPr>
      </w:pPr>
    </w:p>
    <w:p w14:paraId="550C3865" w14:textId="77777777" w:rsidR="003122BA" w:rsidRDefault="003122BA" w:rsidP="000367BA">
      <w:pPr>
        <w:pStyle w:val="BodyText"/>
        <w:spacing w:before="5"/>
        <w:rPr>
          <w:b/>
          <w:sz w:val="28"/>
          <w:szCs w:val="28"/>
        </w:rPr>
      </w:pPr>
    </w:p>
    <w:p w14:paraId="2F3C3BBC" w14:textId="77777777" w:rsidR="003122BA" w:rsidRDefault="003122BA" w:rsidP="000367BA">
      <w:pPr>
        <w:pStyle w:val="BodyText"/>
        <w:spacing w:before="5"/>
        <w:rPr>
          <w:b/>
          <w:sz w:val="28"/>
          <w:szCs w:val="28"/>
        </w:rPr>
      </w:pPr>
    </w:p>
    <w:p w14:paraId="21E1DAF5" w14:textId="77777777" w:rsidR="003122BA" w:rsidRDefault="003122BA" w:rsidP="000367BA">
      <w:pPr>
        <w:pStyle w:val="BodyText"/>
        <w:spacing w:before="5"/>
        <w:rPr>
          <w:b/>
          <w:sz w:val="28"/>
          <w:szCs w:val="28"/>
        </w:rPr>
      </w:pPr>
    </w:p>
    <w:p w14:paraId="5578AE47" w14:textId="77777777" w:rsidR="003122BA" w:rsidRDefault="003122BA" w:rsidP="000367BA">
      <w:pPr>
        <w:pStyle w:val="BodyText"/>
        <w:spacing w:before="5"/>
        <w:rPr>
          <w:b/>
          <w:sz w:val="28"/>
          <w:szCs w:val="28"/>
        </w:rPr>
      </w:pPr>
    </w:p>
    <w:p w14:paraId="77EA8312" w14:textId="77777777" w:rsidR="003122BA" w:rsidRDefault="003122BA" w:rsidP="000367BA">
      <w:pPr>
        <w:pStyle w:val="BodyText"/>
        <w:spacing w:before="5"/>
        <w:rPr>
          <w:b/>
          <w:sz w:val="28"/>
          <w:szCs w:val="28"/>
        </w:rPr>
      </w:pPr>
    </w:p>
    <w:p w14:paraId="476C3A73" w14:textId="77777777" w:rsidR="003122BA" w:rsidRDefault="003122BA" w:rsidP="000367BA">
      <w:pPr>
        <w:pStyle w:val="BodyText"/>
        <w:spacing w:before="5"/>
        <w:rPr>
          <w:b/>
          <w:sz w:val="28"/>
          <w:szCs w:val="28"/>
        </w:rPr>
      </w:pPr>
    </w:p>
    <w:p w14:paraId="2ACE0329" w14:textId="77777777" w:rsidR="003122BA" w:rsidRDefault="003122BA" w:rsidP="000367BA">
      <w:pPr>
        <w:pStyle w:val="BodyText"/>
        <w:spacing w:before="5"/>
        <w:rPr>
          <w:b/>
          <w:sz w:val="28"/>
          <w:szCs w:val="28"/>
        </w:rPr>
      </w:pPr>
    </w:p>
    <w:p w14:paraId="32BDAA5A" w14:textId="77777777" w:rsidR="003122BA" w:rsidRDefault="003122BA" w:rsidP="000367BA">
      <w:pPr>
        <w:pStyle w:val="BodyText"/>
        <w:spacing w:before="5"/>
        <w:rPr>
          <w:b/>
          <w:sz w:val="28"/>
          <w:szCs w:val="28"/>
        </w:rPr>
      </w:pPr>
    </w:p>
    <w:p w14:paraId="0CACF66F" w14:textId="77777777" w:rsidR="003122BA" w:rsidRDefault="003122BA" w:rsidP="000367BA">
      <w:pPr>
        <w:pStyle w:val="BodyText"/>
        <w:spacing w:before="5"/>
        <w:rPr>
          <w:b/>
          <w:sz w:val="28"/>
          <w:szCs w:val="28"/>
        </w:rPr>
      </w:pPr>
    </w:p>
    <w:p w14:paraId="7D332448" w14:textId="77777777" w:rsidR="003122BA" w:rsidRDefault="003122BA" w:rsidP="000367BA">
      <w:pPr>
        <w:pStyle w:val="BodyText"/>
        <w:spacing w:before="5"/>
        <w:rPr>
          <w:b/>
          <w:sz w:val="28"/>
          <w:szCs w:val="28"/>
        </w:rPr>
      </w:pPr>
    </w:p>
    <w:p w14:paraId="64CF88AB" w14:textId="77777777" w:rsidR="003122BA" w:rsidRDefault="003122BA" w:rsidP="000367BA">
      <w:pPr>
        <w:pStyle w:val="BodyText"/>
        <w:spacing w:before="5"/>
        <w:rPr>
          <w:b/>
          <w:sz w:val="28"/>
          <w:szCs w:val="28"/>
        </w:rPr>
      </w:pPr>
    </w:p>
    <w:p w14:paraId="06C8B188" w14:textId="77777777" w:rsidR="003122BA" w:rsidRDefault="003122BA" w:rsidP="000367BA">
      <w:pPr>
        <w:pStyle w:val="BodyText"/>
        <w:spacing w:before="5"/>
        <w:rPr>
          <w:b/>
          <w:sz w:val="28"/>
          <w:szCs w:val="28"/>
        </w:rPr>
      </w:pPr>
    </w:p>
    <w:p w14:paraId="6C3A0EF8" w14:textId="77777777" w:rsidR="003122BA" w:rsidRDefault="003122BA" w:rsidP="000367BA">
      <w:pPr>
        <w:pStyle w:val="BodyText"/>
        <w:spacing w:before="5"/>
        <w:rPr>
          <w:b/>
          <w:sz w:val="28"/>
          <w:szCs w:val="28"/>
        </w:rPr>
      </w:pPr>
    </w:p>
    <w:p w14:paraId="35676191" w14:textId="77777777" w:rsidR="003122BA" w:rsidRDefault="003122BA" w:rsidP="000367BA">
      <w:pPr>
        <w:pStyle w:val="BodyText"/>
        <w:spacing w:before="5"/>
        <w:rPr>
          <w:b/>
          <w:sz w:val="28"/>
          <w:szCs w:val="28"/>
        </w:rPr>
      </w:pPr>
    </w:p>
    <w:p w14:paraId="398D19D3" w14:textId="77777777" w:rsidR="003122BA" w:rsidRDefault="003122BA" w:rsidP="000367BA">
      <w:pPr>
        <w:pStyle w:val="BodyText"/>
        <w:spacing w:before="5"/>
        <w:rPr>
          <w:b/>
          <w:sz w:val="28"/>
          <w:szCs w:val="28"/>
        </w:rPr>
      </w:pPr>
    </w:p>
    <w:p w14:paraId="23A9C021" w14:textId="752474B0" w:rsidR="000367BA" w:rsidRPr="004F3AB6" w:rsidRDefault="000367BA" w:rsidP="000367BA">
      <w:pPr>
        <w:pStyle w:val="BodyText"/>
        <w:spacing w:before="5"/>
        <w:rPr>
          <w:b/>
          <w:sz w:val="28"/>
          <w:szCs w:val="28"/>
        </w:rPr>
      </w:pPr>
      <w:r w:rsidRPr="004F3AB6">
        <w:rPr>
          <w:b/>
          <w:sz w:val="28"/>
          <w:szCs w:val="28"/>
        </w:rPr>
        <w:lastRenderedPageBreak/>
        <w:t xml:space="preserve">Chapter-6. </w:t>
      </w:r>
    </w:p>
    <w:p w14:paraId="423C6C48" w14:textId="77777777" w:rsidR="000367BA" w:rsidRDefault="000367BA" w:rsidP="000367BA">
      <w:pPr>
        <w:pStyle w:val="BodyText"/>
        <w:spacing w:before="5"/>
      </w:pPr>
      <w:r>
        <w:t xml:space="preserve">          </w:t>
      </w:r>
    </w:p>
    <w:p w14:paraId="2312EC23" w14:textId="77777777" w:rsidR="000367BA" w:rsidRPr="006D2D3B" w:rsidRDefault="000367BA" w:rsidP="000367BA">
      <w:pPr>
        <w:pStyle w:val="Heading1"/>
        <w:rPr>
          <w:b w:val="0"/>
        </w:rPr>
      </w:pPr>
      <w:r>
        <w:t xml:space="preserve">         </w:t>
      </w:r>
      <w:bookmarkStart w:id="43" w:name="_Toc76156201"/>
      <w:r w:rsidRPr="006D2D3B">
        <w:t>OUTCOME OF INTERNSHIP PROGRAM</w:t>
      </w:r>
      <w:bookmarkEnd w:id="43"/>
    </w:p>
    <w:p w14:paraId="27F9B65C" w14:textId="77777777" w:rsidR="000367BA" w:rsidRDefault="000367BA" w:rsidP="000367BA">
      <w:pPr>
        <w:pStyle w:val="Heading5"/>
        <w:spacing w:before="89"/>
        <w:rPr>
          <w:rFonts w:eastAsiaTheme="minorEastAsia"/>
          <w:b w:val="0"/>
          <w:sz w:val="28"/>
          <w:szCs w:val="28"/>
        </w:rPr>
      </w:pPr>
    </w:p>
    <w:p w14:paraId="31D5B161" w14:textId="77777777" w:rsidR="000367BA" w:rsidRPr="000367BA" w:rsidRDefault="000367BA" w:rsidP="000367BA">
      <w:pPr>
        <w:pStyle w:val="Heading5"/>
        <w:spacing w:before="89"/>
        <w:rPr>
          <w:rFonts w:eastAsiaTheme="minorEastAsia"/>
          <w:b w:val="0"/>
          <w:sz w:val="28"/>
          <w:szCs w:val="28"/>
        </w:rPr>
      </w:pPr>
      <w:r w:rsidRPr="000367BA">
        <w:rPr>
          <w:rFonts w:eastAsiaTheme="minorEastAsia"/>
          <w:sz w:val="28"/>
          <w:szCs w:val="28"/>
        </w:rPr>
        <w:t>Comparison with other bio-composites</w:t>
      </w:r>
    </w:p>
    <w:p w14:paraId="6E02946D" w14:textId="77777777" w:rsidR="000367BA" w:rsidRPr="003122BA" w:rsidRDefault="000367BA" w:rsidP="000367BA">
      <w:pPr>
        <w:pStyle w:val="BodyText"/>
        <w:spacing w:before="156" w:line="360" w:lineRule="auto"/>
        <w:ind w:right="635"/>
        <w:jc w:val="both"/>
      </w:pPr>
      <w:r w:rsidRPr="003122BA">
        <w:rPr>
          <w:b/>
        </w:rPr>
        <w:t>Table 6.1</w:t>
      </w:r>
      <w:r w:rsidRPr="003122BA">
        <w:t xml:space="preserve">shows a comparison of SF composites with other material composites. This comparison is only an indication of the properties since the fabrication, testing conditions and densities between the different composites are not the same. However, it is apparent that properties of SF composites such as tensile property and flexural properties are better than most of the composites reported. Gypsum based ceiling tiles showed a lower flexural strength value compared to the highest flexural strength value of the SF/MC composite. </w:t>
      </w:r>
    </w:p>
    <w:p w14:paraId="740510A8" w14:textId="77777777" w:rsidR="000367BA" w:rsidRPr="000367BA" w:rsidRDefault="000367BA" w:rsidP="000367BA">
      <w:pPr>
        <w:pStyle w:val="Caption"/>
        <w:keepNext/>
        <w:rPr>
          <w:color w:val="auto"/>
          <w:sz w:val="28"/>
          <w:szCs w:val="28"/>
        </w:rPr>
      </w:pPr>
      <w:bookmarkStart w:id="44" w:name="_Toc75989967"/>
      <w:bookmarkStart w:id="45" w:name="_Toc75990562"/>
      <w:r w:rsidRPr="000367BA">
        <w:rPr>
          <w:color w:val="auto"/>
          <w:sz w:val="28"/>
          <w:szCs w:val="28"/>
        </w:rPr>
        <w:t xml:space="preserve">                                   Table 6.1. COMPARISON</w:t>
      </w:r>
      <w:bookmarkEnd w:id="44"/>
      <w:bookmarkEnd w:id="45"/>
      <w:r w:rsidRPr="000367BA">
        <w:rPr>
          <w:color w:val="auto"/>
          <w:sz w:val="28"/>
          <w:szCs w:val="28"/>
        </w:rPr>
        <w:t xml:space="preserve"> of S-MC composites with other </w:t>
      </w:r>
      <w:proofErr w:type="spellStart"/>
      <w:r w:rsidRPr="000367BA">
        <w:rPr>
          <w:color w:val="auto"/>
          <w:sz w:val="28"/>
          <w:szCs w:val="28"/>
        </w:rPr>
        <w:t>biocomposites</w:t>
      </w:r>
      <w:proofErr w:type="spellEnd"/>
      <w:r w:rsidRPr="000367BA">
        <w:rPr>
          <w:color w:val="auto"/>
          <w:sz w:val="28"/>
          <w:szCs w:val="28"/>
        </w:rPr>
        <w:t xml:space="preserve"> and gypsum tiles used for false ceiling applications</w:t>
      </w:r>
    </w:p>
    <w:tbl>
      <w:tblPr>
        <w:tblW w:w="8655" w:type="dxa"/>
        <w:tblInd w:w="1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8"/>
        <w:gridCol w:w="1975"/>
        <w:gridCol w:w="1921"/>
        <w:gridCol w:w="1921"/>
      </w:tblGrid>
      <w:tr w:rsidR="00AC7661" w:rsidRPr="000367BA" w14:paraId="61F4B704" w14:textId="77777777" w:rsidTr="00274DC4">
        <w:trPr>
          <w:trHeight w:val="1020"/>
        </w:trPr>
        <w:tc>
          <w:tcPr>
            <w:tcW w:w="2838" w:type="dxa"/>
          </w:tcPr>
          <w:p w14:paraId="3AC37044" w14:textId="77777777" w:rsidR="00AC7661" w:rsidRPr="000367BA" w:rsidRDefault="00AC7661" w:rsidP="00274DC4">
            <w:pPr>
              <w:pStyle w:val="TableParagraph"/>
              <w:spacing w:before="7"/>
              <w:rPr>
                <w:b/>
                <w:sz w:val="28"/>
                <w:szCs w:val="28"/>
              </w:rPr>
            </w:pPr>
          </w:p>
          <w:p w14:paraId="76B6A75C" w14:textId="77777777" w:rsidR="00AC7661" w:rsidRPr="000367BA" w:rsidRDefault="00AC7661" w:rsidP="00274DC4">
            <w:pPr>
              <w:pStyle w:val="TableParagraph"/>
              <w:ind w:left="127" w:right="122"/>
              <w:rPr>
                <w:sz w:val="28"/>
                <w:szCs w:val="28"/>
              </w:rPr>
            </w:pPr>
            <w:r w:rsidRPr="000367BA">
              <w:rPr>
                <w:sz w:val="28"/>
                <w:szCs w:val="28"/>
              </w:rPr>
              <w:t>Sample</w:t>
            </w:r>
          </w:p>
        </w:tc>
        <w:tc>
          <w:tcPr>
            <w:tcW w:w="1975" w:type="dxa"/>
          </w:tcPr>
          <w:p w14:paraId="583F5946" w14:textId="77777777" w:rsidR="00AC7661" w:rsidRPr="000367BA" w:rsidRDefault="00AC7661" w:rsidP="00274DC4">
            <w:pPr>
              <w:pStyle w:val="TableParagraph"/>
              <w:spacing w:before="19" w:line="360" w:lineRule="auto"/>
              <w:ind w:left="294" w:right="287" w:firstLine="7"/>
              <w:rPr>
                <w:sz w:val="28"/>
                <w:szCs w:val="28"/>
              </w:rPr>
            </w:pPr>
            <w:r w:rsidRPr="000367BA">
              <w:rPr>
                <w:sz w:val="28"/>
                <w:szCs w:val="28"/>
              </w:rPr>
              <w:t>Flexural</w:t>
            </w:r>
            <w:r w:rsidRPr="000367BA">
              <w:rPr>
                <w:spacing w:val="-53"/>
                <w:sz w:val="28"/>
                <w:szCs w:val="28"/>
              </w:rPr>
              <w:t xml:space="preserve"> </w:t>
            </w:r>
            <w:r w:rsidRPr="000367BA">
              <w:rPr>
                <w:sz w:val="28"/>
                <w:szCs w:val="28"/>
              </w:rPr>
              <w:t>Strength</w:t>
            </w:r>
            <w:r w:rsidRPr="000367BA">
              <w:rPr>
                <w:spacing w:val="-53"/>
                <w:sz w:val="28"/>
                <w:szCs w:val="28"/>
              </w:rPr>
              <w:t xml:space="preserve"> </w:t>
            </w:r>
            <w:r w:rsidRPr="000367BA">
              <w:rPr>
                <w:sz w:val="28"/>
                <w:szCs w:val="28"/>
              </w:rPr>
              <w:t>(MPa)</w:t>
            </w:r>
          </w:p>
        </w:tc>
        <w:tc>
          <w:tcPr>
            <w:tcW w:w="1921" w:type="dxa"/>
          </w:tcPr>
          <w:p w14:paraId="1150BF27" w14:textId="77777777" w:rsidR="00AC7661" w:rsidRPr="000367BA" w:rsidRDefault="00AC7661" w:rsidP="00274DC4">
            <w:pPr>
              <w:pStyle w:val="TableParagraph"/>
              <w:spacing w:before="7"/>
              <w:rPr>
                <w:b/>
                <w:sz w:val="28"/>
                <w:szCs w:val="28"/>
              </w:rPr>
            </w:pPr>
          </w:p>
          <w:p w14:paraId="61C20425" w14:textId="77777777" w:rsidR="00AC7661" w:rsidRPr="000367BA" w:rsidRDefault="00AC7661" w:rsidP="00274DC4">
            <w:pPr>
              <w:pStyle w:val="TableParagraph"/>
              <w:spacing w:before="7"/>
              <w:rPr>
                <w:b/>
                <w:sz w:val="28"/>
                <w:szCs w:val="28"/>
              </w:rPr>
            </w:pPr>
            <w:r w:rsidRPr="000367BA">
              <w:rPr>
                <w:sz w:val="28"/>
                <w:szCs w:val="28"/>
              </w:rPr>
              <w:t>Tensile            strength (MPa)</w:t>
            </w:r>
          </w:p>
        </w:tc>
        <w:tc>
          <w:tcPr>
            <w:tcW w:w="1921" w:type="dxa"/>
          </w:tcPr>
          <w:p w14:paraId="6B25FC7F" w14:textId="77777777" w:rsidR="00AC7661" w:rsidRPr="000367BA" w:rsidRDefault="00AC7661" w:rsidP="00274DC4">
            <w:pPr>
              <w:pStyle w:val="TableParagraph"/>
              <w:spacing w:before="7"/>
              <w:rPr>
                <w:b/>
                <w:sz w:val="28"/>
                <w:szCs w:val="28"/>
              </w:rPr>
            </w:pPr>
          </w:p>
          <w:p w14:paraId="2B54740C" w14:textId="77777777" w:rsidR="00AC7661" w:rsidRPr="000367BA" w:rsidRDefault="00AC7661" w:rsidP="00274DC4">
            <w:pPr>
              <w:pStyle w:val="TableParagraph"/>
              <w:ind w:left="93" w:right="87"/>
              <w:rPr>
                <w:sz w:val="28"/>
                <w:szCs w:val="28"/>
              </w:rPr>
            </w:pPr>
            <w:r w:rsidRPr="000367BA">
              <w:rPr>
                <w:sz w:val="28"/>
                <w:szCs w:val="28"/>
              </w:rPr>
              <w:t>Reference</w:t>
            </w:r>
          </w:p>
        </w:tc>
      </w:tr>
      <w:tr w:rsidR="000367BA" w:rsidRPr="000367BA" w14:paraId="562CC3AE" w14:textId="77777777" w:rsidTr="0059188B">
        <w:trPr>
          <w:trHeight w:val="554"/>
        </w:trPr>
        <w:tc>
          <w:tcPr>
            <w:tcW w:w="2838" w:type="dxa"/>
          </w:tcPr>
          <w:p w14:paraId="084AA30E" w14:textId="77777777" w:rsidR="000367BA" w:rsidRPr="000367BA" w:rsidRDefault="000367BA" w:rsidP="0059188B">
            <w:pPr>
              <w:pStyle w:val="TableParagraph"/>
              <w:spacing w:before="127"/>
              <w:ind w:left="127" w:right="116"/>
              <w:rPr>
                <w:sz w:val="28"/>
                <w:szCs w:val="28"/>
              </w:rPr>
            </w:pPr>
            <w:r w:rsidRPr="000367BA">
              <w:rPr>
                <w:sz w:val="28"/>
                <w:szCs w:val="28"/>
              </w:rPr>
              <w:t>Flax/PP</w:t>
            </w:r>
          </w:p>
        </w:tc>
        <w:tc>
          <w:tcPr>
            <w:tcW w:w="1975" w:type="dxa"/>
          </w:tcPr>
          <w:p w14:paraId="325DFFF7" w14:textId="77777777" w:rsidR="000367BA" w:rsidRPr="000367BA" w:rsidRDefault="000367BA" w:rsidP="0059188B">
            <w:pPr>
              <w:pStyle w:val="TableParagraph"/>
              <w:spacing w:before="127"/>
              <w:ind w:left="148" w:right="145"/>
              <w:rPr>
                <w:sz w:val="28"/>
                <w:szCs w:val="28"/>
              </w:rPr>
            </w:pPr>
            <w:r w:rsidRPr="000367BA">
              <w:rPr>
                <w:sz w:val="28"/>
                <w:szCs w:val="28"/>
              </w:rPr>
              <w:t>45-50</w:t>
            </w:r>
          </w:p>
        </w:tc>
        <w:tc>
          <w:tcPr>
            <w:tcW w:w="1921" w:type="dxa"/>
          </w:tcPr>
          <w:p w14:paraId="5B318331" w14:textId="77777777" w:rsidR="000367BA" w:rsidRPr="000367BA" w:rsidRDefault="000367BA" w:rsidP="004C7E3C">
            <w:pPr>
              <w:pStyle w:val="TableParagraph"/>
              <w:spacing w:before="127"/>
              <w:ind w:left="93" w:right="87"/>
              <w:rPr>
                <w:sz w:val="28"/>
                <w:szCs w:val="28"/>
              </w:rPr>
            </w:pPr>
            <w:r w:rsidRPr="000367BA">
              <w:rPr>
                <w:sz w:val="28"/>
                <w:szCs w:val="28"/>
              </w:rPr>
              <w:t>20.47-30.65</w:t>
            </w:r>
          </w:p>
        </w:tc>
        <w:tc>
          <w:tcPr>
            <w:tcW w:w="1921" w:type="dxa"/>
          </w:tcPr>
          <w:p w14:paraId="1582CE30" w14:textId="77777777" w:rsidR="000367BA" w:rsidRPr="000367BA" w:rsidRDefault="000367BA" w:rsidP="004C7E3C">
            <w:pPr>
              <w:pStyle w:val="TableParagraph"/>
              <w:spacing w:before="127"/>
              <w:ind w:left="93" w:right="87"/>
              <w:rPr>
                <w:sz w:val="28"/>
                <w:szCs w:val="28"/>
              </w:rPr>
            </w:pPr>
            <w:r w:rsidRPr="000367BA">
              <w:rPr>
                <w:sz w:val="28"/>
                <w:szCs w:val="28"/>
              </w:rPr>
              <w:t>[12]</w:t>
            </w:r>
          </w:p>
        </w:tc>
      </w:tr>
      <w:tr w:rsidR="000367BA" w:rsidRPr="000367BA" w14:paraId="5B9DEF81" w14:textId="77777777" w:rsidTr="0059188B">
        <w:trPr>
          <w:trHeight w:val="733"/>
        </w:trPr>
        <w:tc>
          <w:tcPr>
            <w:tcW w:w="2838" w:type="dxa"/>
          </w:tcPr>
          <w:p w14:paraId="0E5BC58D" w14:textId="77777777" w:rsidR="000367BA" w:rsidRPr="000367BA" w:rsidRDefault="000367BA" w:rsidP="004C7E3C">
            <w:pPr>
              <w:pStyle w:val="TableParagraph"/>
              <w:spacing w:before="40" w:line="360" w:lineRule="auto"/>
              <w:ind w:left="415" w:right="205" w:hanging="178"/>
              <w:rPr>
                <w:sz w:val="28"/>
                <w:szCs w:val="28"/>
              </w:rPr>
            </w:pPr>
            <w:r w:rsidRPr="000367BA">
              <w:rPr>
                <w:sz w:val="28"/>
                <w:szCs w:val="28"/>
              </w:rPr>
              <w:t>Cork- Gypsum</w:t>
            </w:r>
            <w:r w:rsidRPr="000367BA">
              <w:rPr>
                <w:spacing w:val="-52"/>
                <w:sz w:val="28"/>
                <w:szCs w:val="28"/>
              </w:rPr>
              <w:t xml:space="preserve"> </w:t>
            </w:r>
            <w:r w:rsidRPr="000367BA">
              <w:rPr>
                <w:sz w:val="28"/>
                <w:szCs w:val="28"/>
              </w:rPr>
              <w:t>Composite</w:t>
            </w:r>
          </w:p>
        </w:tc>
        <w:tc>
          <w:tcPr>
            <w:tcW w:w="1975" w:type="dxa"/>
          </w:tcPr>
          <w:p w14:paraId="71B675CE" w14:textId="77777777" w:rsidR="000367BA" w:rsidRPr="000367BA" w:rsidRDefault="000367BA" w:rsidP="0059188B">
            <w:pPr>
              <w:pStyle w:val="TableParagraph"/>
              <w:jc w:val="left"/>
              <w:rPr>
                <w:b/>
                <w:sz w:val="28"/>
                <w:szCs w:val="28"/>
              </w:rPr>
            </w:pPr>
          </w:p>
          <w:p w14:paraId="7FD259E4" w14:textId="77777777" w:rsidR="000367BA" w:rsidRPr="000367BA" w:rsidRDefault="000367BA" w:rsidP="0059188B">
            <w:pPr>
              <w:pStyle w:val="TableParagraph"/>
              <w:ind w:left="155" w:right="145"/>
              <w:rPr>
                <w:sz w:val="28"/>
                <w:szCs w:val="28"/>
              </w:rPr>
            </w:pPr>
            <w:r w:rsidRPr="000367BA">
              <w:rPr>
                <w:sz w:val="28"/>
                <w:szCs w:val="28"/>
              </w:rPr>
              <w:t>1.82 –</w:t>
            </w:r>
            <w:r w:rsidRPr="000367BA">
              <w:rPr>
                <w:spacing w:val="1"/>
                <w:sz w:val="28"/>
                <w:szCs w:val="28"/>
              </w:rPr>
              <w:t xml:space="preserve"> </w:t>
            </w:r>
            <w:r w:rsidRPr="000367BA">
              <w:rPr>
                <w:sz w:val="28"/>
                <w:szCs w:val="28"/>
              </w:rPr>
              <w:t>8.12</w:t>
            </w:r>
          </w:p>
        </w:tc>
        <w:tc>
          <w:tcPr>
            <w:tcW w:w="1921" w:type="dxa"/>
          </w:tcPr>
          <w:p w14:paraId="43CF7BFC" w14:textId="77777777" w:rsidR="000367BA" w:rsidRPr="000367BA" w:rsidRDefault="000367BA" w:rsidP="004C7E3C">
            <w:pPr>
              <w:pStyle w:val="TableParagraph"/>
              <w:rPr>
                <w:b/>
                <w:sz w:val="28"/>
                <w:szCs w:val="28"/>
              </w:rPr>
            </w:pPr>
          </w:p>
          <w:p w14:paraId="09D44BA4" w14:textId="77777777" w:rsidR="000367BA" w:rsidRPr="000367BA" w:rsidRDefault="000367BA" w:rsidP="004C7E3C">
            <w:pPr>
              <w:jc w:val="center"/>
              <w:rPr>
                <w:sz w:val="28"/>
                <w:szCs w:val="28"/>
              </w:rPr>
            </w:pPr>
            <w:r w:rsidRPr="000367BA">
              <w:rPr>
                <w:sz w:val="28"/>
                <w:szCs w:val="28"/>
              </w:rPr>
              <w:t>-</w:t>
            </w:r>
          </w:p>
        </w:tc>
        <w:tc>
          <w:tcPr>
            <w:tcW w:w="1921" w:type="dxa"/>
          </w:tcPr>
          <w:p w14:paraId="306684EE" w14:textId="77777777" w:rsidR="000367BA" w:rsidRPr="000367BA" w:rsidRDefault="000367BA" w:rsidP="004C7E3C">
            <w:pPr>
              <w:pStyle w:val="TableParagraph"/>
              <w:rPr>
                <w:b/>
                <w:sz w:val="28"/>
                <w:szCs w:val="28"/>
              </w:rPr>
            </w:pPr>
          </w:p>
          <w:p w14:paraId="68067AB2" w14:textId="77777777" w:rsidR="000367BA" w:rsidRPr="000367BA" w:rsidRDefault="000367BA" w:rsidP="004C7E3C">
            <w:pPr>
              <w:pStyle w:val="TableParagraph"/>
              <w:ind w:left="92" w:right="87"/>
              <w:rPr>
                <w:sz w:val="28"/>
                <w:szCs w:val="28"/>
              </w:rPr>
            </w:pPr>
            <w:r w:rsidRPr="000367BA">
              <w:rPr>
                <w:sz w:val="28"/>
                <w:szCs w:val="28"/>
              </w:rPr>
              <w:t>[13]</w:t>
            </w:r>
          </w:p>
        </w:tc>
      </w:tr>
      <w:tr w:rsidR="000367BA" w:rsidRPr="000367BA" w14:paraId="3F0D6C43" w14:textId="77777777" w:rsidTr="0059188B">
        <w:trPr>
          <w:trHeight w:val="654"/>
        </w:trPr>
        <w:tc>
          <w:tcPr>
            <w:tcW w:w="2838" w:type="dxa"/>
          </w:tcPr>
          <w:p w14:paraId="54FA16D5" w14:textId="77777777" w:rsidR="000367BA" w:rsidRPr="000367BA" w:rsidRDefault="000367BA" w:rsidP="004C7E3C">
            <w:pPr>
              <w:pStyle w:val="TableParagraph"/>
              <w:spacing w:line="248" w:lineRule="exact"/>
              <w:ind w:left="127" w:right="120"/>
              <w:rPr>
                <w:sz w:val="28"/>
                <w:szCs w:val="28"/>
              </w:rPr>
            </w:pPr>
            <w:r w:rsidRPr="000367BA">
              <w:rPr>
                <w:sz w:val="28"/>
                <w:szCs w:val="28"/>
              </w:rPr>
              <w:t>Commercial</w:t>
            </w:r>
          </w:p>
          <w:p w14:paraId="194AC398" w14:textId="77777777" w:rsidR="000367BA" w:rsidRPr="000367BA" w:rsidRDefault="000367BA" w:rsidP="004C7E3C">
            <w:pPr>
              <w:pStyle w:val="TableParagraph"/>
              <w:spacing w:before="126"/>
              <w:ind w:left="127" w:right="119"/>
              <w:rPr>
                <w:sz w:val="28"/>
                <w:szCs w:val="28"/>
              </w:rPr>
            </w:pPr>
            <w:r w:rsidRPr="000367BA">
              <w:rPr>
                <w:sz w:val="28"/>
                <w:szCs w:val="28"/>
              </w:rPr>
              <w:t>Gypsum</w:t>
            </w:r>
            <w:r w:rsidRPr="000367BA">
              <w:rPr>
                <w:spacing w:val="-4"/>
                <w:sz w:val="28"/>
                <w:szCs w:val="28"/>
              </w:rPr>
              <w:t xml:space="preserve"> </w:t>
            </w:r>
            <w:r w:rsidRPr="000367BA">
              <w:rPr>
                <w:sz w:val="28"/>
                <w:szCs w:val="28"/>
              </w:rPr>
              <w:t>Board</w:t>
            </w:r>
          </w:p>
        </w:tc>
        <w:tc>
          <w:tcPr>
            <w:tcW w:w="1975" w:type="dxa"/>
          </w:tcPr>
          <w:p w14:paraId="643E6C5E" w14:textId="77777777" w:rsidR="000367BA" w:rsidRPr="000367BA" w:rsidRDefault="000367BA" w:rsidP="0059188B">
            <w:pPr>
              <w:pStyle w:val="TableParagraph"/>
              <w:spacing w:before="184"/>
              <w:ind w:left="153" w:right="145"/>
              <w:rPr>
                <w:sz w:val="28"/>
                <w:szCs w:val="28"/>
              </w:rPr>
            </w:pPr>
            <w:r w:rsidRPr="000367BA">
              <w:rPr>
                <w:sz w:val="28"/>
                <w:szCs w:val="28"/>
              </w:rPr>
              <w:t>7.16</w:t>
            </w:r>
          </w:p>
        </w:tc>
        <w:tc>
          <w:tcPr>
            <w:tcW w:w="1921" w:type="dxa"/>
          </w:tcPr>
          <w:p w14:paraId="49D03D4C" w14:textId="77777777" w:rsidR="000367BA" w:rsidRPr="000367BA" w:rsidRDefault="000367BA" w:rsidP="004C7E3C">
            <w:pPr>
              <w:pStyle w:val="TableParagraph"/>
              <w:spacing w:before="184"/>
              <w:ind w:left="92" w:right="87"/>
              <w:rPr>
                <w:sz w:val="28"/>
                <w:szCs w:val="28"/>
              </w:rPr>
            </w:pPr>
            <w:r w:rsidRPr="000367BA">
              <w:rPr>
                <w:sz w:val="28"/>
                <w:szCs w:val="28"/>
              </w:rPr>
              <w:t>-</w:t>
            </w:r>
          </w:p>
        </w:tc>
        <w:tc>
          <w:tcPr>
            <w:tcW w:w="1921" w:type="dxa"/>
          </w:tcPr>
          <w:p w14:paraId="54CC5CB5" w14:textId="77777777" w:rsidR="000367BA" w:rsidRPr="000367BA" w:rsidRDefault="000367BA" w:rsidP="004C7E3C">
            <w:pPr>
              <w:pStyle w:val="TableParagraph"/>
              <w:spacing w:before="184"/>
              <w:ind w:left="92" w:right="87"/>
              <w:rPr>
                <w:sz w:val="28"/>
                <w:szCs w:val="28"/>
              </w:rPr>
            </w:pPr>
            <w:r w:rsidRPr="000367BA">
              <w:rPr>
                <w:sz w:val="28"/>
                <w:szCs w:val="28"/>
              </w:rPr>
              <w:t>[14]</w:t>
            </w:r>
          </w:p>
        </w:tc>
      </w:tr>
      <w:tr w:rsidR="000367BA" w:rsidRPr="000367BA" w14:paraId="0B74847C" w14:textId="77777777" w:rsidTr="0059188B">
        <w:trPr>
          <w:trHeight w:val="788"/>
        </w:trPr>
        <w:tc>
          <w:tcPr>
            <w:tcW w:w="2838" w:type="dxa"/>
          </w:tcPr>
          <w:p w14:paraId="00FF1E62" w14:textId="77777777" w:rsidR="000367BA" w:rsidRPr="000367BA" w:rsidRDefault="000367BA" w:rsidP="004C7E3C">
            <w:pPr>
              <w:pStyle w:val="TableParagraph"/>
              <w:spacing w:before="74"/>
              <w:ind w:left="335"/>
              <w:rPr>
                <w:sz w:val="28"/>
                <w:szCs w:val="28"/>
              </w:rPr>
            </w:pPr>
            <w:r w:rsidRPr="000367BA">
              <w:rPr>
                <w:sz w:val="28"/>
                <w:szCs w:val="28"/>
              </w:rPr>
              <w:t>SF/MC</w:t>
            </w:r>
          </w:p>
        </w:tc>
        <w:tc>
          <w:tcPr>
            <w:tcW w:w="1975" w:type="dxa"/>
          </w:tcPr>
          <w:p w14:paraId="563D597C" w14:textId="77777777" w:rsidR="000367BA" w:rsidRPr="000367BA" w:rsidRDefault="000367BA" w:rsidP="0059188B">
            <w:pPr>
              <w:pStyle w:val="TableParagraph"/>
              <w:spacing w:before="10"/>
              <w:jc w:val="left"/>
              <w:rPr>
                <w:b/>
                <w:sz w:val="28"/>
                <w:szCs w:val="28"/>
              </w:rPr>
            </w:pPr>
          </w:p>
          <w:p w14:paraId="0A9ED99F" w14:textId="77777777" w:rsidR="000367BA" w:rsidRPr="000367BA" w:rsidRDefault="000367BA" w:rsidP="0059188B">
            <w:pPr>
              <w:jc w:val="center"/>
              <w:rPr>
                <w:sz w:val="28"/>
                <w:szCs w:val="28"/>
              </w:rPr>
            </w:pPr>
            <w:r w:rsidRPr="000367BA">
              <w:rPr>
                <w:sz w:val="28"/>
                <w:szCs w:val="28"/>
              </w:rPr>
              <w:t>18.72-32.17</w:t>
            </w:r>
          </w:p>
        </w:tc>
        <w:tc>
          <w:tcPr>
            <w:tcW w:w="1921" w:type="dxa"/>
          </w:tcPr>
          <w:p w14:paraId="0B0F531A" w14:textId="77777777" w:rsidR="000367BA" w:rsidRPr="000367BA" w:rsidRDefault="000367BA" w:rsidP="004C7E3C">
            <w:pPr>
              <w:pStyle w:val="TableParagraph"/>
              <w:tabs>
                <w:tab w:val="left" w:pos="555"/>
              </w:tabs>
              <w:spacing w:before="74" w:line="360" w:lineRule="auto"/>
              <w:ind w:right="284"/>
              <w:rPr>
                <w:b/>
                <w:sz w:val="28"/>
                <w:szCs w:val="28"/>
              </w:rPr>
            </w:pPr>
          </w:p>
          <w:p w14:paraId="65F3B19C" w14:textId="77777777" w:rsidR="000367BA" w:rsidRPr="000367BA" w:rsidRDefault="000367BA" w:rsidP="004C7E3C">
            <w:pPr>
              <w:pStyle w:val="TableParagraph"/>
              <w:tabs>
                <w:tab w:val="left" w:pos="555"/>
              </w:tabs>
              <w:spacing w:before="74" w:line="360" w:lineRule="auto"/>
              <w:ind w:right="284"/>
              <w:rPr>
                <w:sz w:val="28"/>
                <w:szCs w:val="28"/>
              </w:rPr>
            </w:pPr>
            <w:r w:rsidRPr="000367BA">
              <w:rPr>
                <w:sz w:val="28"/>
                <w:szCs w:val="28"/>
              </w:rPr>
              <w:t>15.29-19</w:t>
            </w:r>
          </w:p>
        </w:tc>
        <w:tc>
          <w:tcPr>
            <w:tcW w:w="1921" w:type="dxa"/>
          </w:tcPr>
          <w:p w14:paraId="50F18B1B" w14:textId="3A5BCCE4" w:rsidR="000367BA" w:rsidRPr="000367BA" w:rsidRDefault="000367BA" w:rsidP="004C7E3C">
            <w:pPr>
              <w:pStyle w:val="TableParagraph"/>
              <w:spacing w:before="74" w:line="360" w:lineRule="auto"/>
              <w:ind w:right="284"/>
              <w:rPr>
                <w:b/>
                <w:sz w:val="28"/>
                <w:szCs w:val="28"/>
              </w:rPr>
            </w:pPr>
            <w:r w:rsidRPr="000367BA">
              <w:rPr>
                <w:b/>
                <w:sz w:val="28"/>
                <w:szCs w:val="28"/>
              </w:rPr>
              <w:t>This</w:t>
            </w:r>
          </w:p>
          <w:p w14:paraId="5D72780D" w14:textId="6ED026BC" w:rsidR="000367BA" w:rsidRPr="000367BA" w:rsidRDefault="000367BA" w:rsidP="004C7E3C">
            <w:pPr>
              <w:pStyle w:val="TableParagraph"/>
              <w:spacing w:before="74" w:line="360" w:lineRule="auto"/>
              <w:ind w:right="284"/>
              <w:rPr>
                <w:sz w:val="28"/>
                <w:szCs w:val="28"/>
              </w:rPr>
            </w:pPr>
            <w:r w:rsidRPr="000367BA">
              <w:rPr>
                <w:b/>
                <w:sz w:val="28"/>
                <w:szCs w:val="28"/>
              </w:rPr>
              <w:t>Project</w:t>
            </w:r>
          </w:p>
        </w:tc>
      </w:tr>
    </w:tbl>
    <w:p w14:paraId="100B42E5" w14:textId="77777777" w:rsidR="000367BA" w:rsidRPr="003122BA" w:rsidRDefault="000367BA" w:rsidP="000367BA">
      <w:pPr>
        <w:pStyle w:val="BodyText"/>
        <w:spacing w:before="156" w:line="360" w:lineRule="auto"/>
        <w:ind w:right="635"/>
        <w:jc w:val="both"/>
      </w:pPr>
      <w:r w:rsidRPr="003122BA">
        <w:rPr>
          <w:b/>
        </w:rPr>
        <w:t xml:space="preserve">                      </w:t>
      </w:r>
    </w:p>
    <w:p w14:paraId="1B12075D" w14:textId="77777777" w:rsidR="000367BA" w:rsidRPr="003122BA" w:rsidRDefault="000367BA" w:rsidP="000367BA">
      <w:pPr>
        <w:pStyle w:val="BodyText"/>
        <w:spacing w:before="90" w:line="360" w:lineRule="auto"/>
        <w:ind w:right="636"/>
        <w:jc w:val="both"/>
      </w:pPr>
      <w:r w:rsidRPr="003122BA">
        <w:t xml:space="preserve">In addition, this developed material can be further tested to study it’s other properties like thermal, acoustic, flame resistance, moisture absorption, </w:t>
      </w:r>
      <w:proofErr w:type="spellStart"/>
      <w:r w:rsidRPr="003122BA">
        <w:t>etc</w:t>
      </w:r>
      <w:proofErr w:type="spellEnd"/>
      <w:r w:rsidRPr="003122BA">
        <w:t xml:space="preserve">… to further develop </w:t>
      </w:r>
      <w:proofErr w:type="spellStart"/>
      <w:proofErr w:type="gramStart"/>
      <w:r w:rsidRPr="003122BA">
        <w:t>it’s</w:t>
      </w:r>
      <w:proofErr w:type="spellEnd"/>
      <w:proofErr w:type="gramEnd"/>
      <w:r w:rsidRPr="003122BA">
        <w:t xml:space="preserve"> application based on the results obtained.  On the whole, SF/MC composites possess a right blend of properties that could feasibly be used in construction, interior and building applications. Improved acoustic, flammability and mechanical properties</w:t>
      </w:r>
      <w:r w:rsidRPr="000367BA">
        <w:rPr>
          <w:sz w:val="28"/>
          <w:szCs w:val="28"/>
        </w:rPr>
        <w:t xml:space="preserve"> </w:t>
      </w:r>
      <w:r w:rsidRPr="003122BA">
        <w:t xml:space="preserve">required for different operating environment can be obtained by appropriate surface treatment or other modification techniques. However, the </w:t>
      </w:r>
      <w:proofErr w:type="gramStart"/>
      <w:r w:rsidRPr="003122BA">
        <w:t>real life</w:t>
      </w:r>
      <w:proofErr w:type="gramEnd"/>
      <w:r w:rsidRPr="000367BA">
        <w:rPr>
          <w:sz w:val="28"/>
          <w:szCs w:val="28"/>
        </w:rPr>
        <w:t xml:space="preserve"> </w:t>
      </w:r>
      <w:r w:rsidRPr="003122BA">
        <w:t>scenario has to be taken in</w:t>
      </w:r>
      <w:r w:rsidRPr="000367BA">
        <w:rPr>
          <w:sz w:val="28"/>
          <w:szCs w:val="28"/>
        </w:rPr>
        <w:t xml:space="preserve"> </w:t>
      </w:r>
      <w:r w:rsidRPr="003122BA">
        <w:lastRenderedPageBreak/>
        <w:t>to account before proceeding with such modifications because high pretreatment cost decreases the value added to the agricultural residues.</w:t>
      </w:r>
    </w:p>
    <w:p w14:paraId="1DB128CB" w14:textId="77777777" w:rsidR="000367BA" w:rsidRPr="003122BA" w:rsidRDefault="000367BA" w:rsidP="000367BA">
      <w:pPr>
        <w:pStyle w:val="BodyText"/>
        <w:spacing w:before="202" w:line="360" w:lineRule="auto"/>
        <w:ind w:right="634"/>
        <w:jc w:val="both"/>
      </w:pPr>
      <w:r w:rsidRPr="003122BA">
        <w:t xml:space="preserve">Developed SF/MC composite is a promising economic and eco-friendly substitute for mineral </w:t>
      </w:r>
      <w:proofErr w:type="gramStart"/>
      <w:r w:rsidRPr="003122BA">
        <w:t>fiber based</w:t>
      </w:r>
      <w:proofErr w:type="gramEnd"/>
      <w:r w:rsidRPr="003122BA">
        <w:t xml:space="preserve"> building materials for roofing and sound proofing in places like schools, hospitals and theatres.</w:t>
      </w:r>
    </w:p>
    <w:p w14:paraId="5DDB1192" w14:textId="651D9F8F" w:rsidR="004849C2" w:rsidRPr="003122BA" w:rsidRDefault="004849C2" w:rsidP="000367BA">
      <w:pPr>
        <w:jc w:val="both"/>
      </w:pPr>
    </w:p>
    <w:p w14:paraId="3C7F2F34" w14:textId="7642BA33" w:rsidR="000367BA" w:rsidRDefault="000367BA" w:rsidP="000367BA">
      <w:pPr>
        <w:jc w:val="both"/>
        <w:rPr>
          <w:sz w:val="28"/>
          <w:szCs w:val="28"/>
        </w:rPr>
      </w:pPr>
    </w:p>
    <w:p w14:paraId="78EE2E56" w14:textId="6474842A" w:rsidR="000367BA" w:rsidRDefault="000367BA" w:rsidP="000367BA">
      <w:pPr>
        <w:jc w:val="both"/>
        <w:rPr>
          <w:sz w:val="28"/>
          <w:szCs w:val="28"/>
        </w:rPr>
      </w:pPr>
    </w:p>
    <w:p w14:paraId="64FF20E3" w14:textId="2A9D984E" w:rsidR="000367BA" w:rsidRDefault="000367BA" w:rsidP="000367BA">
      <w:pPr>
        <w:jc w:val="both"/>
        <w:rPr>
          <w:sz w:val="28"/>
          <w:szCs w:val="28"/>
        </w:rPr>
      </w:pPr>
    </w:p>
    <w:p w14:paraId="7AE8BB21" w14:textId="4D5FD62D" w:rsidR="000367BA" w:rsidRDefault="000367BA" w:rsidP="000367BA">
      <w:pPr>
        <w:jc w:val="both"/>
        <w:rPr>
          <w:sz w:val="28"/>
          <w:szCs w:val="28"/>
        </w:rPr>
      </w:pPr>
    </w:p>
    <w:p w14:paraId="70A8597B" w14:textId="057DBB6C" w:rsidR="000367BA" w:rsidRDefault="000367BA" w:rsidP="000367BA">
      <w:pPr>
        <w:jc w:val="both"/>
        <w:rPr>
          <w:sz w:val="28"/>
          <w:szCs w:val="28"/>
        </w:rPr>
      </w:pPr>
    </w:p>
    <w:p w14:paraId="438BDBE7" w14:textId="677FF333" w:rsidR="000367BA" w:rsidRDefault="000367BA" w:rsidP="000367BA">
      <w:pPr>
        <w:jc w:val="both"/>
        <w:rPr>
          <w:sz w:val="28"/>
          <w:szCs w:val="28"/>
        </w:rPr>
      </w:pPr>
    </w:p>
    <w:p w14:paraId="32A1D3E7" w14:textId="054B1FBC" w:rsidR="000367BA" w:rsidRDefault="000367BA" w:rsidP="000367BA">
      <w:pPr>
        <w:jc w:val="both"/>
        <w:rPr>
          <w:sz w:val="28"/>
          <w:szCs w:val="28"/>
        </w:rPr>
      </w:pPr>
    </w:p>
    <w:p w14:paraId="2E0D2878" w14:textId="49D64DC6" w:rsidR="000367BA" w:rsidRDefault="000367BA" w:rsidP="000367BA">
      <w:pPr>
        <w:jc w:val="both"/>
        <w:rPr>
          <w:sz w:val="28"/>
          <w:szCs w:val="28"/>
        </w:rPr>
      </w:pPr>
    </w:p>
    <w:p w14:paraId="3D727807" w14:textId="6B7368E0" w:rsidR="000367BA" w:rsidRDefault="000367BA" w:rsidP="000367BA">
      <w:pPr>
        <w:jc w:val="both"/>
        <w:rPr>
          <w:sz w:val="28"/>
          <w:szCs w:val="28"/>
        </w:rPr>
      </w:pPr>
    </w:p>
    <w:p w14:paraId="458B4C64" w14:textId="0BFE6B47" w:rsidR="000367BA" w:rsidRDefault="000367BA" w:rsidP="000367BA">
      <w:pPr>
        <w:jc w:val="both"/>
        <w:rPr>
          <w:sz w:val="28"/>
          <w:szCs w:val="28"/>
        </w:rPr>
      </w:pPr>
    </w:p>
    <w:p w14:paraId="3A663931" w14:textId="7EACE1B1" w:rsidR="000367BA" w:rsidRDefault="000367BA" w:rsidP="000367BA">
      <w:pPr>
        <w:jc w:val="both"/>
        <w:rPr>
          <w:sz w:val="28"/>
          <w:szCs w:val="28"/>
        </w:rPr>
      </w:pPr>
    </w:p>
    <w:p w14:paraId="495B3BC9" w14:textId="4C116ADB" w:rsidR="000367BA" w:rsidRDefault="000367BA" w:rsidP="000367BA">
      <w:pPr>
        <w:jc w:val="both"/>
        <w:rPr>
          <w:sz w:val="28"/>
          <w:szCs w:val="28"/>
        </w:rPr>
      </w:pPr>
    </w:p>
    <w:p w14:paraId="533D2F6B" w14:textId="6D51103B" w:rsidR="000367BA" w:rsidRDefault="000367BA" w:rsidP="000367BA">
      <w:pPr>
        <w:jc w:val="both"/>
        <w:rPr>
          <w:sz w:val="28"/>
          <w:szCs w:val="28"/>
        </w:rPr>
      </w:pPr>
    </w:p>
    <w:p w14:paraId="59E8AB02" w14:textId="4DF54411" w:rsidR="000367BA" w:rsidRDefault="000367BA" w:rsidP="000367BA">
      <w:pPr>
        <w:jc w:val="both"/>
        <w:rPr>
          <w:sz w:val="28"/>
          <w:szCs w:val="28"/>
        </w:rPr>
      </w:pPr>
    </w:p>
    <w:p w14:paraId="55411FEF" w14:textId="3E72F2E9" w:rsidR="000367BA" w:rsidRDefault="000367BA" w:rsidP="000367BA">
      <w:pPr>
        <w:jc w:val="both"/>
        <w:rPr>
          <w:sz w:val="28"/>
          <w:szCs w:val="28"/>
        </w:rPr>
      </w:pPr>
    </w:p>
    <w:p w14:paraId="5ADD9B60" w14:textId="029E9DB3" w:rsidR="000367BA" w:rsidRDefault="000367BA" w:rsidP="000367BA">
      <w:pPr>
        <w:jc w:val="both"/>
        <w:rPr>
          <w:sz w:val="28"/>
          <w:szCs w:val="28"/>
        </w:rPr>
      </w:pPr>
    </w:p>
    <w:p w14:paraId="1A149E1E" w14:textId="2402A052" w:rsidR="000367BA" w:rsidRDefault="000367BA" w:rsidP="000367BA">
      <w:pPr>
        <w:jc w:val="both"/>
        <w:rPr>
          <w:sz w:val="28"/>
          <w:szCs w:val="28"/>
        </w:rPr>
      </w:pPr>
    </w:p>
    <w:p w14:paraId="13CD35D8" w14:textId="138FC57C" w:rsidR="000367BA" w:rsidRDefault="000367BA" w:rsidP="000367BA">
      <w:pPr>
        <w:jc w:val="both"/>
        <w:rPr>
          <w:sz w:val="28"/>
          <w:szCs w:val="28"/>
        </w:rPr>
      </w:pPr>
    </w:p>
    <w:p w14:paraId="0D97F0FB" w14:textId="190472E0" w:rsidR="00310185" w:rsidRDefault="00310185" w:rsidP="000367BA">
      <w:pPr>
        <w:jc w:val="both"/>
        <w:rPr>
          <w:sz w:val="28"/>
          <w:szCs w:val="28"/>
        </w:rPr>
      </w:pPr>
    </w:p>
    <w:p w14:paraId="5AB7BCDC" w14:textId="55D53AAF" w:rsidR="00310185" w:rsidRDefault="00310185" w:rsidP="000367BA">
      <w:pPr>
        <w:jc w:val="both"/>
        <w:rPr>
          <w:sz w:val="28"/>
          <w:szCs w:val="28"/>
        </w:rPr>
      </w:pPr>
    </w:p>
    <w:p w14:paraId="70392197" w14:textId="77777777" w:rsidR="00310185" w:rsidRDefault="00310185" w:rsidP="000367BA">
      <w:pPr>
        <w:jc w:val="both"/>
        <w:rPr>
          <w:sz w:val="28"/>
          <w:szCs w:val="28"/>
        </w:rPr>
      </w:pPr>
    </w:p>
    <w:p w14:paraId="446F6767" w14:textId="00DEB071" w:rsidR="000367BA" w:rsidRDefault="000367BA" w:rsidP="000367BA">
      <w:pPr>
        <w:jc w:val="both"/>
        <w:rPr>
          <w:sz w:val="28"/>
          <w:szCs w:val="28"/>
        </w:rPr>
      </w:pPr>
    </w:p>
    <w:p w14:paraId="7A23803E" w14:textId="3EFBB646" w:rsidR="000367BA" w:rsidRDefault="000367BA" w:rsidP="000367BA">
      <w:pPr>
        <w:jc w:val="both"/>
        <w:rPr>
          <w:sz w:val="28"/>
          <w:szCs w:val="28"/>
        </w:rPr>
      </w:pPr>
    </w:p>
    <w:p w14:paraId="598C6216" w14:textId="799BCAD8" w:rsidR="000367BA" w:rsidRDefault="000367BA" w:rsidP="000367BA">
      <w:pPr>
        <w:jc w:val="both"/>
        <w:rPr>
          <w:sz w:val="28"/>
          <w:szCs w:val="28"/>
        </w:rPr>
      </w:pPr>
    </w:p>
    <w:p w14:paraId="68C1AD0A" w14:textId="69183A1D" w:rsidR="000367BA" w:rsidRDefault="000367BA" w:rsidP="000367BA">
      <w:pPr>
        <w:jc w:val="both"/>
        <w:rPr>
          <w:sz w:val="28"/>
          <w:szCs w:val="28"/>
        </w:rPr>
      </w:pPr>
    </w:p>
    <w:p w14:paraId="617A5070" w14:textId="2C6CB3BA" w:rsidR="000367BA" w:rsidRDefault="000367BA" w:rsidP="000367BA">
      <w:pPr>
        <w:jc w:val="both"/>
        <w:rPr>
          <w:sz w:val="28"/>
          <w:szCs w:val="28"/>
        </w:rPr>
      </w:pPr>
    </w:p>
    <w:p w14:paraId="6137B4A5" w14:textId="311A021F" w:rsidR="000367BA" w:rsidRDefault="000367BA" w:rsidP="000367BA">
      <w:pPr>
        <w:jc w:val="both"/>
        <w:rPr>
          <w:sz w:val="28"/>
          <w:szCs w:val="28"/>
        </w:rPr>
      </w:pPr>
    </w:p>
    <w:p w14:paraId="4DD0337B" w14:textId="4753D5D1" w:rsidR="000367BA" w:rsidRDefault="000367BA" w:rsidP="000367BA">
      <w:pPr>
        <w:jc w:val="both"/>
        <w:rPr>
          <w:sz w:val="28"/>
          <w:szCs w:val="28"/>
        </w:rPr>
      </w:pPr>
    </w:p>
    <w:p w14:paraId="763E8E7C" w14:textId="58ED29E6" w:rsidR="000367BA" w:rsidRDefault="000367BA" w:rsidP="000367BA">
      <w:pPr>
        <w:jc w:val="both"/>
        <w:rPr>
          <w:sz w:val="28"/>
          <w:szCs w:val="28"/>
        </w:rPr>
      </w:pPr>
    </w:p>
    <w:p w14:paraId="277F5192" w14:textId="77777777" w:rsidR="00AB6681" w:rsidRDefault="00AB6681" w:rsidP="000367BA">
      <w:pPr>
        <w:pStyle w:val="BodyText"/>
        <w:spacing w:before="5"/>
        <w:rPr>
          <w:b/>
          <w:sz w:val="28"/>
          <w:szCs w:val="28"/>
        </w:rPr>
      </w:pPr>
    </w:p>
    <w:p w14:paraId="0F42B361" w14:textId="77777777" w:rsidR="00AB6681" w:rsidRDefault="00AB6681" w:rsidP="000367BA">
      <w:pPr>
        <w:pStyle w:val="BodyText"/>
        <w:spacing w:before="5"/>
        <w:rPr>
          <w:b/>
          <w:sz w:val="28"/>
          <w:szCs w:val="28"/>
        </w:rPr>
      </w:pPr>
    </w:p>
    <w:p w14:paraId="46384C9E" w14:textId="77777777" w:rsidR="00AB6681" w:rsidRDefault="00AB6681" w:rsidP="000367BA">
      <w:pPr>
        <w:pStyle w:val="BodyText"/>
        <w:spacing w:before="5"/>
        <w:rPr>
          <w:b/>
          <w:sz w:val="28"/>
          <w:szCs w:val="28"/>
        </w:rPr>
      </w:pPr>
    </w:p>
    <w:p w14:paraId="491F338F" w14:textId="77777777" w:rsidR="00AB6681" w:rsidRDefault="00AB6681" w:rsidP="000367BA">
      <w:pPr>
        <w:pStyle w:val="BodyText"/>
        <w:spacing w:before="5"/>
        <w:rPr>
          <w:b/>
          <w:sz w:val="28"/>
          <w:szCs w:val="28"/>
        </w:rPr>
      </w:pPr>
    </w:p>
    <w:p w14:paraId="09E208FE" w14:textId="77777777" w:rsidR="00AB6681" w:rsidRDefault="00AB6681" w:rsidP="000367BA">
      <w:pPr>
        <w:pStyle w:val="BodyText"/>
        <w:spacing w:before="5"/>
        <w:rPr>
          <w:b/>
          <w:sz w:val="28"/>
          <w:szCs w:val="28"/>
        </w:rPr>
      </w:pPr>
    </w:p>
    <w:p w14:paraId="210669C0" w14:textId="77777777" w:rsidR="00AB6681" w:rsidRDefault="00AB6681" w:rsidP="000367BA">
      <w:pPr>
        <w:pStyle w:val="BodyText"/>
        <w:spacing w:before="5"/>
        <w:rPr>
          <w:b/>
          <w:sz w:val="28"/>
          <w:szCs w:val="28"/>
        </w:rPr>
      </w:pPr>
    </w:p>
    <w:p w14:paraId="24504A39" w14:textId="77777777" w:rsidR="00AB6681" w:rsidRDefault="00AB6681" w:rsidP="000367BA">
      <w:pPr>
        <w:pStyle w:val="BodyText"/>
        <w:spacing w:before="5"/>
        <w:rPr>
          <w:b/>
          <w:sz w:val="28"/>
          <w:szCs w:val="28"/>
        </w:rPr>
      </w:pPr>
    </w:p>
    <w:p w14:paraId="1C549297" w14:textId="77777777" w:rsidR="00AB6681" w:rsidRDefault="00AB6681" w:rsidP="000367BA">
      <w:pPr>
        <w:pStyle w:val="BodyText"/>
        <w:spacing w:before="5"/>
        <w:rPr>
          <w:b/>
          <w:sz w:val="28"/>
          <w:szCs w:val="28"/>
        </w:rPr>
      </w:pPr>
    </w:p>
    <w:p w14:paraId="108D3EE1" w14:textId="373C389C" w:rsidR="000367BA" w:rsidRPr="00EC54D9" w:rsidRDefault="000367BA" w:rsidP="000367BA">
      <w:pPr>
        <w:pStyle w:val="BodyText"/>
        <w:spacing w:before="5"/>
        <w:rPr>
          <w:b/>
          <w:sz w:val="28"/>
          <w:szCs w:val="28"/>
        </w:rPr>
      </w:pPr>
      <w:r w:rsidRPr="00EC54D9">
        <w:rPr>
          <w:b/>
          <w:sz w:val="28"/>
          <w:szCs w:val="28"/>
        </w:rPr>
        <w:lastRenderedPageBreak/>
        <w:t xml:space="preserve">Chapter-7.          </w:t>
      </w:r>
    </w:p>
    <w:p w14:paraId="15B20346" w14:textId="77777777" w:rsidR="000367BA" w:rsidRPr="006D2D3B" w:rsidRDefault="000367BA" w:rsidP="000367BA">
      <w:pPr>
        <w:pStyle w:val="Heading1"/>
        <w:rPr>
          <w:b w:val="0"/>
        </w:rPr>
      </w:pPr>
      <w:r w:rsidRPr="00BC4402">
        <w:t xml:space="preserve">       </w:t>
      </w:r>
      <w:r>
        <w:t xml:space="preserve">                 </w:t>
      </w:r>
      <w:bookmarkStart w:id="46" w:name="_Toc76156202"/>
      <w:r w:rsidRPr="006D2D3B">
        <w:t>CONCLUSIONS</w:t>
      </w:r>
      <w:bookmarkEnd w:id="46"/>
    </w:p>
    <w:p w14:paraId="69345D7C" w14:textId="77777777" w:rsidR="000367BA" w:rsidRPr="00AB6681" w:rsidRDefault="000367BA" w:rsidP="000367BA">
      <w:pPr>
        <w:pStyle w:val="BodyText"/>
        <w:spacing w:before="90" w:line="360" w:lineRule="auto"/>
        <w:ind w:right="626"/>
        <w:jc w:val="both"/>
      </w:pPr>
      <w:r w:rsidRPr="00AB6681">
        <w:t>Sisal fiber is a low-cost resource available in abundance across the world. Utilizing sisal</w:t>
      </w:r>
      <w:r w:rsidRPr="000367BA">
        <w:rPr>
          <w:sz w:val="28"/>
          <w:szCs w:val="28"/>
        </w:rPr>
        <w:t xml:space="preserve"> </w:t>
      </w:r>
      <w:r w:rsidRPr="00AB6681">
        <w:t xml:space="preserve">fiber in its extracted form without any chemical treatment is an inexpensive and viable approach to increase the value of sisal fiber. Furthermore, the approach used in this study also enables us to retain the inherent structure and properties of sisal fiber. Upon fabricating into composites with polypropylene as a matrix, the composites exhibited excellent properties in terms of mechanical properties. Furthermore, the use of milk cover reduces the environment pollution by utilizing discarded milk cover which is one of the causes for the environment pollution, particularly in urban areas. The properties of sisal fiber composites were comparable to many of the </w:t>
      </w:r>
      <w:proofErr w:type="spellStart"/>
      <w:r w:rsidRPr="00AB6681">
        <w:t>agro</w:t>
      </w:r>
      <w:proofErr w:type="spellEnd"/>
      <w:r w:rsidRPr="00AB6681">
        <w:t>-based polypropylene composites available in the literature as well as conventional materials.</w:t>
      </w:r>
    </w:p>
    <w:p w14:paraId="18F33BB6" w14:textId="77777777" w:rsidR="000367BA" w:rsidRDefault="000367BA" w:rsidP="000367BA">
      <w:pPr>
        <w:pStyle w:val="ListParagraph"/>
        <w:tabs>
          <w:tab w:val="left" w:pos="2355"/>
        </w:tabs>
        <w:rPr>
          <w:b/>
          <w:sz w:val="32"/>
          <w:szCs w:val="32"/>
          <w:lang w:val="en-IN"/>
        </w:rPr>
      </w:pPr>
    </w:p>
    <w:p w14:paraId="46466A8A" w14:textId="77777777" w:rsidR="000367BA" w:rsidRDefault="000367BA" w:rsidP="000367BA">
      <w:pPr>
        <w:pStyle w:val="ListParagraph"/>
        <w:tabs>
          <w:tab w:val="left" w:pos="2355"/>
        </w:tabs>
        <w:rPr>
          <w:b/>
          <w:sz w:val="32"/>
          <w:szCs w:val="32"/>
          <w:lang w:val="en-IN"/>
        </w:rPr>
      </w:pPr>
    </w:p>
    <w:p w14:paraId="16721D88" w14:textId="77777777" w:rsidR="000367BA" w:rsidRDefault="000367BA" w:rsidP="000367BA">
      <w:pPr>
        <w:pStyle w:val="ListParagraph"/>
        <w:tabs>
          <w:tab w:val="left" w:pos="2355"/>
        </w:tabs>
        <w:rPr>
          <w:b/>
          <w:sz w:val="32"/>
          <w:szCs w:val="32"/>
          <w:lang w:val="en-IN"/>
        </w:rPr>
      </w:pPr>
    </w:p>
    <w:p w14:paraId="32E3A560" w14:textId="77777777" w:rsidR="000367BA" w:rsidRDefault="000367BA" w:rsidP="000367BA">
      <w:pPr>
        <w:pStyle w:val="ListParagraph"/>
        <w:tabs>
          <w:tab w:val="left" w:pos="2355"/>
        </w:tabs>
        <w:rPr>
          <w:b/>
          <w:sz w:val="32"/>
          <w:szCs w:val="32"/>
          <w:lang w:val="en-IN"/>
        </w:rPr>
      </w:pPr>
    </w:p>
    <w:p w14:paraId="624C2BD7" w14:textId="77777777" w:rsidR="000367BA" w:rsidRDefault="000367BA" w:rsidP="000367BA">
      <w:pPr>
        <w:pStyle w:val="ListParagraph"/>
        <w:tabs>
          <w:tab w:val="left" w:pos="2355"/>
        </w:tabs>
        <w:rPr>
          <w:b/>
          <w:sz w:val="32"/>
          <w:szCs w:val="32"/>
          <w:lang w:val="en-IN"/>
        </w:rPr>
      </w:pPr>
    </w:p>
    <w:p w14:paraId="1F3ABA63" w14:textId="77777777" w:rsidR="000367BA" w:rsidRDefault="000367BA" w:rsidP="000367BA">
      <w:pPr>
        <w:pStyle w:val="ListParagraph"/>
        <w:tabs>
          <w:tab w:val="left" w:pos="2355"/>
        </w:tabs>
        <w:rPr>
          <w:b/>
          <w:sz w:val="32"/>
          <w:szCs w:val="32"/>
          <w:lang w:val="en-IN"/>
        </w:rPr>
      </w:pPr>
    </w:p>
    <w:p w14:paraId="2B0D354B" w14:textId="77777777" w:rsidR="000367BA" w:rsidRDefault="000367BA" w:rsidP="000367BA">
      <w:pPr>
        <w:pStyle w:val="ListParagraph"/>
        <w:tabs>
          <w:tab w:val="left" w:pos="2355"/>
        </w:tabs>
        <w:rPr>
          <w:b/>
          <w:sz w:val="32"/>
          <w:szCs w:val="32"/>
          <w:lang w:val="en-IN"/>
        </w:rPr>
      </w:pPr>
    </w:p>
    <w:p w14:paraId="34C2431B" w14:textId="77777777" w:rsidR="000367BA" w:rsidRDefault="000367BA" w:rsidP="000367BA">
      <w:pPr>
        <w:pStyle w:val="ListParagraph"/>
        <w:tabs>
          <w:tab w:val="left" w:pos="2355"/>
        </w:tabs>
        <w:rPr>
          <w:b/>
          <w:sz w:val="32"/>
          <w:szCs w:val="32"/>
          <w:lang w:val="en-IN"/>
        </w:rPr>
      </w:pPr>
    </w:p>
    <w:p w14:paraId="1D6D4A54" w14:textId="702FFB82" w:rsidR="000367BA" w:rsidRDefault="000367BA" w:rsidP="000367BA">
      <w:pPr>
        <w:jc w:val="both"/>
        <w:rPr>
          <w:sz w:val="28"/>
          <w:szCs w:val="28"/>
        </w:rPr>
      </w:pPr>
    </w:p>
    <w:p w14:paraId="7BD08CC1" w14:textId="0AB4C2ED" w:rsidR="007117F0" w:rsidRDefault="007117F0" w:rsidP="000367BA">
      <w:pPr>
        <w:jc w:val="both"/>
        <w:rPr>
          <w:sz w:val="28"/>
          <w:szCs w:val="28"/>
        </w:rPr>
      </w:pPr>
    </w:p>
    <w:p w14:paraId="53A6A67C" w14:textId="3B4DB937" w:rsidR="007117F0" w:rsidRDefault="007117F0" w:rsidP="000367BA">
      <w:pPr>
        <w:jc w:val="both"/>
        <w:rPr>
          <w:sz w:val="28"/>
          <w:szCs w:val="28"/>
        </w:rPr>
      </w:pPr>
    </w:p>
    <w:p w14:paraId="2FC7487A" w14:textId="0B342D77" w:rsidR="007117F0" w:rsidRDefault="007117F0" w:rsidP="000367BA">
      <w:pPr>
        <w:jc w:val="both"/>
        <w:rPr>
          <w:sz w:val="28"/>
          <w:szCs w:val="28"/>
        </w:rPr>
      </w:pPr>
    </w:p>
    <w:p w14:paraId="6BC0EA19" w14:textId="62E19FF1" w:rsidR="007117F0" w:rsidRDefault="007117F0" w:rsidP="000367BA">
      <w:pPr>
        <w:jc w:val="both"/>
        <w:rPr>
          <w:sz w:val="28"/>
          <w:szCs w:val="28"/>
        </w:rPr>
      </w:pPr>
    </w:p>
    <w:p w14:paraId="04C1B8E5" w14:textId="16DEE297" w:rsidR="007117F0" w:rsidRDefault="007117F0" w:rsidP="000367BA">
      <w:pPr>
        <w:jc w:val="both"/>
        <w:rPr>
          <w:sz w:val="28"/>
          <w:szCs w:val="28"/>
        </w:rPr>
      </w:pPr>
    </w:p>
    <w:p w14:paraId="7FA77393" w14:textId="5609BB7F" w:rsidR="007117F0" w:rsidRDefault="007117F0" w:rsidP="000367BA">
      <w:pPr>
        <w:jc w:val="both"/>
        <w:rPr>
          <w:sz w:val="28"/>
          <w:szCs w:val="28"/>
        </w:rPr>
      </w:pPr>
    </w:p>
    <w:p w14:paraId="4E6AE2F5" w14:textId="7591B973" w:rsidR="007117F0" w:rsidRDefault="007117F0" w:rsidP="000367BA">
      <w:pPr>
        <w:jc w:val="both"/>
        <w:rPr>
          <w:sz w:val="28"/>
          <w:szCs w:val="28"/>
        </w:rPr>
      </w:pPr>
    </w:p>
    <w:p w14:paraId="728478EB" w14:textId="5F1FD138" w:rsidR="007117F0" w:rsidRDefault="007117F0" w:rsidP="000367BA">
      <w:pPr>
        <w:jc w:val="both"/>
        <w:rPr>
          <w:sz w:val="28"/>
          <w:szCs w:val="28"/>
        </w:rPr>
      </w:pPr>
    </w:p>
    <w:p w14:paraId="62AA494D" w14:textId="39CB07C2" w:rsidR="007117F0" w:rsidRDefault="007117F0" w:rsidP="000367BA">
      <w:pPr>
        <w:jc w:val="both"/>
        <w:rPr>
          <w:sz w:val="28"/>
          <w:szCs w:val="28"/>
        </w:rPr>
      </w:pPr>
    </w:p>
    <w:p w14:paraId="3CF56FD3" w14:textId="2ECFBD08" w:rsidR="007117F0" w:rsidRDefault="007117F0" w:rsidP="000367BA">
      <w:pPr>
        <w:jc w:val="both"/>
        <w:rPr>
          <w:sz w:val="28"/>
          <w:szCs w:val="28"/>
        </w:rPr>
      </w:pPr>
    </w:p>
    <w:p w14:paraId="7293AB67" w14:textId="262383E8" w:rsidR="007117F0" w:rsidRDefault="007117F0" w:rsidP="000367BA">
      <w:pPr>
        <w:jc w:val="both"/>
        <w:rPr>
          <w:sz w:val="28"/>
          <w:szCs w:val="28"/>
        </w:rPr>
      </w:pPr>
    </w:p>
    <w:p w14:paraId="3B882DEE" w14:textId="7256C459" w:rsidR="007117F0" w:rsidRDefault="007117F0" w:rsidP="000367BA">
      <w:pPr>
        <w:jc w:val="both"/>
        <w:rPr>
          <w:sz w:val="28"/>
          <w:szCs w:val="28"/>
        </w:rPr>
      </w:pPr>
    </w:p>
    <w:p w14:paraId="05B76FB7" w14:textId="694569D0" w:rsidR="007117F0" w:rsidRDefault="007117F0" w:rsidP="000367BA">
      <w:pPr>
        <w:jc w:val="both"/>
        <w:rPr>
          <w:sz w:val="28"/>
          <w:szCs w:val="28"/>
        </w:rPr>
      </w:pPr>
    </w:p>
    <w:p w14:paraId="65DDD4EA" w14:textId="77777777" w:rsidR="00AB6681" w:rsidRDefault="00AB6681" w:rsidP="007117F0">
      <w:pPr>
        <w:pStyle w:val="Heading1"/>
        <w:rPr>
          <w:lang w:val="en-IN"/>
        </w:rPr>
      </w:pPr>
      <w:bookmarkStart w:id="47" w:name="_Toc76156203"/>
    </w:p>
    <w:p w14:paraId="43773994" w14:textId="62335201" w:rsidR="007117F0" w:rsidRPr="006D2D3B" w:rsidRDefault="007117F0" w:rsidP="007117F0">
      <w:pPr>
        <w:pStyle w:val="Heading1"/>
        <w:rPr>
          <w:b w:val="0"/>
          <w:lang w:val="en-IN"/>
        </w:rPr>
      </w:pPr>
      <w:r w:rsidRPr="006D2D3B">
        <w:rPr>
          <w:lang w:val="en-IN"/>
        </w:rPr>
        <w:t>REFERENCES</w:t>
      </w:r>
      <w:bookmarkEnd w:id="47"/>
    </w:p>
    <w:p w14:paraId="4FE8A9A6" w14:textId="77777777" w:rsidR="007117F0" w:rsidRPr="00AB6681" w:rsidRDefault="007117F0" w:rsidP="007117F0">
      <w:pPr>
        <w:pStyle w:val="ListParagraph"/>
        <w:tabs>
          <w:tab w:val="left" w:pos="2355"/>
        </w:tabs>
        <w:rPr>
          <w:b/>
          <w:sz w:val="24"/>
          <w:szCs w:val="24"/>
          <w:lang w:val="en-IN"/>
        </w:rPr>
      </w:pPr>
    </w:p>
    <w:p w14:paraId="2BC118B4" w14:textId="77777777" w:rsidR="007117F0" w:rsidRPr="00AB6681" w:rsidRDefault="007117F0" w:rsidP="007117F0">
      <w:pPr>
        <w:pStyle w:val="ListParagraph"/>
        <w:numPr>
          <w:ilvl w:val="0"/>
          <w:numId w:val="22"/>
        </w:numPr>
        <w:tabs>
          <w:tab w:val="left" w:pos="2355"/>
        </w:tabs>
        <w:rPr>
          <w:sz w:val="24"/>
          <w:szCs w:val="24"/>
          <w:lang w:val="en-IN"/>
        </w:rPr>
      </w:pPr>
      <w:r w:rsidRPr="00AB6681">
        <w:rPr>
          <w:sz w:val="24"/>
          <w:szCs w:val="24"/>
        </w:rPr>
        <w:t xml:space="preserve">Mueller, D. H., &amp; </w:t>
      </w:r>
      <w:proofErr w:type="spellStart"/>
      <w:r w:rsidRPr="00AB6681">
        <w:rPr>
          <w:sz w:val="24"/>
          <w:szCs w:val="24"/>
        </w:rPr>
        <w:t>Krobjilowski</w:t>
      </w:r>
      <w:proofErr w:type="spellEnd"/>
      <w:r w:rsidRPr="00AB6681">
        <w:rPr>
          <w:sz w:val="24"/>
          <w:szCs w:val="24"/>
        </w:rPr>
        <w:t>, A. (2003). New Discovery in the Properties of Composites Reinforced with Natural Fibers. Journal of Industrial Textiles, 33(2), 111–130. doi:10.1177/152808303039248</w:t>
      </w:r>
      <w:r w:rsidRPr="00AB6681">
        <w:rPr>
          <w:sz w:val="24"/>
          <w:szCs w:val="24"/>
          <w:lang w:val="en-IN"/>
        </w:rPr>
        <w:t>.</w:t>
      </w:r>
    </w:p>
    <w:p w14:paraId="29DD6B3D" w14:textId="77777777" w:rsidR="007117F0" w:rsidRPr="00AB6681" w:rsidRDefault="007117F0" w:rsidP="007117F0">
      <w:pPr>
        <w:pStyle w:val="ListParagraph"/>
        <w:numPr>
          <w:ilvl w:val="0"/>
          <w:numId w:val="22"/>
        </w:numPr>
        <w:rPr>
          <w:sz w:val="24"/>
          <w:szCs w:val="24"/>
        </w:rPr>
      </w:pPr>
      <w:r w:rsidRPr="00AB6681">
        <w:rPr>
          <w:sz w:val="24"/>
          <w:szCs w:val="24"/>
        </w:rPr>
        <w:t xml:space="preserve">Mechanical properties of polypropylene composites: A review </w:t>
      </w:r>
      <w:proofErr w:type="spellStart"/>
      <w:r w:rsidRPr="00AB6681">
        <w:rPr>
          <w:sz w:val="24"/>
          <w:szCs w:val="24"/>
        </w:rPr>
        <w:t>Quazi</w:t>
      </w:r>
      <w:proofErr w:type="spellEnd"/>
      <w:r w:rsidRPr="00AB6681">
        <w:rPr>
          <w:sz w:val="24"/>
          <w:szCs w:val="24"/>
        </w:rPr>
        <w:t xml:space="preserve"> T. H. Shubhra, A. K. M. M. </w:t>
      </w:r>
      <w:proofErr w:type="spellStart"/>
      <w:r w:rsidRPr="00AB6681">
        <w:rPr>
          <w:sz w:val="24"/>
          <w:szCs w:val="24"/>
        </w:rPr>
        <w:t>Alam</w:t>
      </w:r>
      <w:proofErr w:type="spellEnd"/>
      <w:r w:rsidRPr="00AB6681">
        <w:rPr>
          <w:sz w:val="24"/>
          <w:szCs w:val="24"/>
        </w:rPr>
        <w:t xml:space="preserve"> and M. A. </w:t>
      </w:r>
      <w:proofErr w:type="spellStart"/>
      <w:r w:rsidRPr="00AB6681">
        <w:rPr>
          <w:sz w:val="24"/>
          <w:szCs w:val="24"/>
        </w:rPr>
        <w:t>Quaiyyum</w:t>
      </w:r>
      <w:proofErr w:type="spellEnd"/>
      <w:r w:rsidRPr="00AB6681">
        <w:rPr>
          <w:sz w:val="24"/>
          <w:szCs w:val="24"/>
        </w:rPr>
        <w:t xml:space="preserve"> Journal of Thermoplastic Composite Materials published online 12 December 2011 DOI: 10.1177/0892705711428659</w:t>
      </w:r>
      <w:r w:rsidRPr="00AB6681">
        <w:rPr>
          <w:rFonts w:ascii="ff1" w:hAnsi="ff1"/>
          <w:color w:val="000000"/>
          <w:sz w:val="24"/>
          <w:szCs w:val="24"/>
          <w:shd w:val="clear" w:color="auto" w:fill="FFFFFF"/>
        </w:rPr>
        <w:t>.</w:t>
      </w:r>
    </w:p>
    <w:p w14:paraId="2E67BF54" w14:textId="77777777" w:rsidR="007117F0" w:rsidRPr="00AB6681" w:rsidRDefault="007117F0" w:rsidP="007117F0">
      <w:pPr>
        <w:pStyle w:val="ListParagraph"/>
        <w:numPr>
          <w:ilvl w:val="0"/>
          <w:numId w:val="22"/>
        </w:numPr>
        <w:rPr>
          <w:sz w:val="24"/>
          <w:szCs w:val="24"/>
        </w:rPr>
      </w:pPr>
      <w:proofErr w:type="spellStart"/>
      <w:r w:rsidRPr="00AB6681">
        <w:rPr>
          <w:sz w:val="24"/>
          <w:szCs w:val="24"/>
        </w:rPr>
        <w:t>Ratna</w:t>
      </w:r>
      <w:proofErr w:type="spellEnd"/>
      <w:r w:rsidRPr="00AB6681">
        <w:rPr>
          <w:sz w:val="24"/>
          <w:szCs w:val="24"/>
        </w:rPr>
        <w:t xml:space="preserve"> Prasad A V, Mohana Rao K. Mechanical properties of natural </w:t>
      </w:r>
      <w:proofErr w:type="spellStart"/>
      <w:r w:rsidRPr="00AB6681">
        <w:rPr>
          <w:sz w:val="24"/>
          <w:szCs w:val="24"/>
        </w:rPr>
        <w:t>fibre</w:t>
      </w:r>
      <w:proofErr w:type="spellEnd"/>
      <w:r w:rsidRPr="00AB6681">
        <w:rPr>
          <w:sz w:val="24"/>
          <w:szCs w:val="24"/>
        </w:rPr>
        <w:t xml:space="preserve"> reinforced polyester composites: Jowar, sisal and bamboo. Materials &amp; Design, 2011, 32(8): 4658-4663</w:t>
      </w:r>
    </w:p>
    <w:p w14:paraId="5D23CDE2" w14:textId="77777777" w:rsidR="007117F0" w:rsidRPr="00AB6681" w:rsidRDefault="007117F0" w:rsidP="007117F0">
      <w:pPr>
        <w:pStyle w:val="ListParagraph"/>
        <w:numPr>
          <w:ilvl w:val="0"/>
          <w:numId w:val="22"/>
        </w:numPr>
        <w:rPr>
          <w:sz w:val="24"/>
          <w:szCs w:val="24"/>
        </w:rPr>
      </w:pPr>
      <w:r w:rsidRPr="00AB6681">
        <w:rPr>
          <w:sz w:val="24"/>
          <w:szCs w:val="24"/>
        </w:rPr>
        <w:t xml:space="preserve">George J, </w:t>
      </w:r>
      <w:proofErr w:type="spellStart"/>
      <w:r w:rsidRPr="00AB6681">
        <w:rPr>
          <w:sz w:val="24"/>
          <w:szCs w:val="24"/>
        </w:rPr>
        <w:t>Sreekala</w:t>
      </w:r>
      <w:proofErr w:type="spellEnd"/>
      <w:r w:rsidRPr="00AB6681">
        <w:rPr>
          <w:sz w:val="24"/>
          <w:szCs w:val="24"/>
        </w:rPr>
        <w:t xml:space="preserve"> M S, Thomas S. A review on interface modification and characterization of natural fiber reinforced plastic composites. Polymer Engineering &amp; Science, 2001, 41(9): 1471-1485.</w:t>
      </w:r>
    </w:p>
    <w:p w14:paraId="419E452C" w14:textId="77777777" w:rsidR="007117F0" w:rsidRPr="00AB6681" w:rsidRDefault="007117F0" w:rsidP="007117F0">
      <w:pPr>
        <w:pStyle w:val="ListParagraph"/>
        <w:numPr>
          <w:ilvl w:val="0"/>
          <w:numId w:val="22"/>
        </w:numPr>
        <w:rPr>
          <w:sz w:val="24"/>
          <w:szCs w:val="24"/>
        </w:rPr>
      </w:pPr>
      <w:proofErr w:type="spellStart"/>
      <w:r w:rsidRPr="00AB6681">
        <w:rPr>
          <w:sz w:val="24"/>
          <w:szCs w:val="24"/>
        </w:rPr>
        <w:t>Shalwan</w:t>
      </w:r>
      <w:proofErr w:type="spellEnd"/>
      <w:r w:rsidRPr="00AB6681">
        <w:rPr>
          <w:sz w:val="24"/>
          <w:szCs w:val="24"/>
        </w:rPr>
        <w:t xml:space="preserve"> A, Yousif B F. In state of art: mechanical and tribological </w:t>
      </w:r>
      <w:proofErr w:type="spellStart"/>
      <w:r w:rsidRPr="00AB6681">
        <w:rPr>
          <w:sz w:val="24"/>
          <w:szCs w:val="24"/>
        </w:rPr>
        <w:t>behaviour</w:t>
      </w:r>
      <w:proofErr w:type="spellEnd"/>
      <w:r w:rsidRPr="00AB6681">
        <w:rPr>
          <w:sz w:val="24"/>
          <w:szCs w:val="24"/>
        </w:rPr>
        <w:t xml:space="preserve"> of polymeric composites based on natural </w:t>
      </w:r>
      <w:proofErr w:type="spellStart"/>
      <w:r w:rsidRPr="00AB6681">
        <w:rPr>
          <w:sz w:val="24"/>
          <w:szCs w:val="24"/>
        </w:rPr>
        <w:t>fibres</w:t>
      </w:r>
      <w:proofErr w:type="spellEnd"/>
      <w:r w:rsidRPr="00AB6681">
        <w:rPr>
          <w:sz w:val="24"/>
          <w:szCs w:val="24"/>
        </w:rPr>
        <w:t>. Materials &amp; Design, 2013, 48: 14-24.</w:t>
      </w:r>
    </w:p>
    <w:p w14:paraId="6FD07C4D" w14:textId="77777777" w:rsidR="007117F0" w:rsidRPr="00AB6681" w:rsidRDefault="007117F0" w:rsidP="007117F0">
      <w:pPr>
        <w:pStyle w:val="ListParagraph"/>
        <w:numPr>
          <w:ilvl w:val="0"/>
          <w:numId w:val="22"/>
        </w:numPr>
        <w:rPr>
          <w:sz w:val="24"/>
          <w:szCs w:val="24"/>
        </w:rPr>
      </w:pPr>
      <w:r w:rsidRPr="00AB6681">
        <w:rPr>
          <w:sz w:val="24"/>
          <w:szCs w:val="24"/>
        </w:rPr>
        <w:t xml:space="preserve">Faruk O, </w:t>
      </w:r>
      <w:proofErr w:type="spellStart"/>
      <w:r w:rsidRPr="00AB6681">
        <w:rPr>
          <w:sz w:val="24"/>
          <w:szCs w:val="24"/>
        </w:rPr>
        <w:t>Bledzki</w:t>
      </w:r>
      <w:proofErr w:type="spellEnd"/>
      <w:r w:rsidRPr="00AB6681">
        <w:rPr>
          <w:sz w:val="24"/>
          <w:szCs w:val="24"/>
        </w:rPr>
        <w:t xml:space="preserve"> A K, Fink H P, et al. </w:t>
      </w:r>
      <w:proofErr w:type="spellStart"/>
      <w:r w:rsidRPr="00AB6681">
        <w:rPr>
          <w:sz w:val="24"/>
          <w:szCs w:val="24"/>
        </w:rPr>
        <w:t>Biocomposites</w:t>
      </w:r>
      <w:proofErr w:type="spellEnd"/>
      <w:r w:rsidRPr="00AB6681">
        <w:rPr>
          <w:sz w:val="24"/>
          <w:szCs w:val="24"/>
        </w:rPr>
        <w:t xml:space="preserve"> reinforced with natural fibers: 2000–2010. Progress in Polymer Science, 2012, 37(11): 1552-1596.</w:t>
      </w:r>
    </w:p>
    <w:p w14:paraId="2C3D9594" w14:textId="77777777" w:rsidR="007117F0" w:rsidRPr="00AB6681" w:rsidRDefault="007117F0" w:rsidP="007117F0">
      <w:pPr>
        <w:pStyle w:val="ListParagraph"/>
        <w:numPr>
          <w:ilvl w:val="0"/>
          <w:numId w:val="22"/>
        </w:numPr>
        <w:rPr>
          <w:sz w:val="24"/>
          <w:szCs w:val="24"/>
        </w:rPr>
      </w:pPr>
      <w:r w:rsidRPr="00AB6681">
        <w:rPr>
          <w:sz w:val="24"/>
          <w:szCs w:val="24"/>
        </w:rPr>
        <w:t xml:space="preserve">Lu S R, Ling R H, Luo C X, et al. Sisal </w:t>
      </w:r>
      <w:proofErr w:type="spellStart"/>
      <w:r w:rsidRPr="00AB6681">
        <w:rPr>
          <w:sz w:val="24"/>
          <w:szCs w:val="24"/>
        </w:rPr>
        <w:t>fibre</w:t>
      </w:r>
      <w:proofErr w:type="spellEnd"/>
      <w:r w:rsidRPr="00AB6681">
        <w:rPr>
          <w:sz w:val="24"/>
          <w:szCs w:val="24"/>
        </w:rPr>
        <w:t>/polypropylene composites modified with carboxyl terminated hyperbranched polymer. Plastics, Rubber and Composites, 2013, 42(9): 361-366.</w:t>
      </w:r>
    </w:p>
    <w:p w14:paraId="51A00F21" w14:textId="77777777" w:rsidR="007117F0" w:rsidRPr="00AB6681" w:rsidRDefault="007117F0" w:rsidP="007117F0">
      <w:pPr>
        <w:pStyle w:val="ListParagraph"/>
        <w:numPr>
          <w:ilvl w:val="0"/>
          <w:numId w:val="22"/>
        </w:numPr>
        <w:rPr>
          <w:sz w:val="24"/>
          <w:szCs w:val="24"/>
        </w:rPr>
      </w:pPr>
      <w:r w:rsidRPr="00AB6681">
        <w:rPr>
          <w:sz w:val="24"/>
          <w:szCs w:val="24"/>
        </w:rPr>
        <w:t xml:space="preserve">Lu S R, Ling R H, Luo C X, et al. Sisal </w:t>
      </w:r>
      <w:proofErr w:type="spellStart"/>
      <w:r w:rsidRPr="00AB6681">
        <w:rPr>
          <w:sz w:val="24"/>
          <w:szCs w:val="24"/>
        </w:rPr>
        <w:t>fibre</w:t>
      </w:r>
      <w:proofErr w:type="spellEnd"/>
      <w:r w:rsidRPr="00AB6681">
        <w:rPr>
          <w:sz w:val="24"/>
          <w:szCs w:val="24"/>
        </w:rPr>
        <w:t>/polypropylene composites modified with carboxyl terminated hyperbranched polymer. Plastics, Rubber and Composites, 2013, 42(9): 361-366.</w:t>
      </w:r>
    </w:p>
    <w:p w14:paraId="04713FF5" w14:textId="77777777" w:rsidR="007117F0" w:rsidRPr="00AB6681" w:rsidRDefault="007117F0" w:rsidP="007117F0">
      <w:pPr>
        <w:pStyle w:val="ListParagraph"/>
        <w:numPr>
          <w:ilvl w:val="0"/>
          <w:numId w:val="22"/>
        </w:numPr>
        <w:rPr>
          <w:sz w:val="24"/>
          <w:szCs w:val="24"/>
        </w:rPr>
      </w:pPr>
      <w:proofErr w:type="spellStart"/>
      <w:r w:rsidRPr="00AB6681">
        <w:rPr>
          <w:sz w:val="24"/>
          <w:szCs w:val="24"/>
        </w:rPr>
        <w:t>Kaewkuk</w:t>
      </w:r>
      <w:proofErr w:type="spellEnd"/>
      <w:r w:rsidRPr="00AB6681">
        <w:rPr>
          <w:sz w:val="24"/>
          <w:szCs w:val="24"/>
        </w:rPr>
        <w:t xml:space="preserve"> S, </w:t>
      </w:r>
      <w:proofErr w:type="spellStart"/>
      <w:r w:rsidRPr="00AB6681">
        <w:rPr>
          <w:sz w:val="24"/>
          <w:szCs w:val="24"/>
        </w:rPr>
        <w:t>Sutapun</w:t>
      </w:r>
      <w:proofErr w:type="spellEnd"/>
      <w:r w:rsidRPr="00AB6681">
        <w:rPr>
          <w:sz w:val="24"/>
          <w:szCs w:val="24"/>
        </w:rPr>
        <w:t xml:space="preserve"> W, </w:t>
      </w:r>
      <w:proofErr w:type="spellStart"/>
      <w:r w:rsidRPr="00AB6681">
        <w:rPr>
          <w:sz w:val="24"/>
          <w:szCs w:val="24"/>
        </w:rPr>
        <w:t>Jarukumjorn</w:t>
      </w:r>
      <w:proofErr w:type="spellEnd"/>
      <w:r w:rsidRPr="00AB6681">
        <w:rPr>
          <w:sz w:val="24"/>
          <w:szCs w:val="24"/>
        </w:rPr>
        <w:t xml:space="preserve"> K. Effects of interfacial modification and fiber content on physical properties of sisal fiber/polypropylene composites. Composites Part B: Engineering, 2013, 45(1): 544-549.</w:t>
      </w:r>
    </w:p>
    <w:p w14:paraId="07AF3AC0" w14:textId="77777777" w:rsidR="007117F0" w:rsidRPr="00AB6681" w:rsidRDefault="007117F0" w:rsidP="007117F0">
      <w:pPr>
        <w:pStyle w:val="ListParagraph"/>
        <w:numPr>
          <w:ilvl w:val="0"/>
          <w:numId w:val="22"/>
        </w:numPr>
        <w:rPr>
          <w:sz w:val="24"/>
          <w:szCs w:val="24"/>
        </w:rPr>
      </w:pPr>
      <w:r w:rsidRPr="00AB6681">
        <w:rPr>
          <w:sz w:val="24"/>
          <w:szCs w:val="24"/>
        </w:rPr>
        <w:t xml:space="preserve">Han S, Ren K, </w:t>
      </w:r>
      <w:proofErr w:type="spellStart"/>
      <w:r w:rsidRPr="00AB6681">
        <w:rPr>
          <w:sz w:val="24"/>
          <w:szCs w:val="24"/>
        </w:rPr>
        <w:t>Geng</w:t>
      </w:r>
      <w:proofErr w:type="spellEnd"/>
      <w:r w:rsidRPr="00AB6681">
        <w:rPr>
          <w:sz w:val="24"/>
          <w:szCs w:val="24"/>
        </w:rPr>
        <w:t xml:space="preserve"> C, et al. Enhanced interfacial adhesion via interfacial crystallization between sisal fiber and isotactic polypropylene: direct evidence from single – fiber fragmentation testing. Polymer International, 2014, 63(4):646-651.</w:t>
      </w:r>
    </w:p>
    <w:p w14:paraId="686D99AF" w14:textId="77777777" w:rsidR="007117F0" w:rsidRPr="00AB6681" w:rsidRDefault="007117F0" w:rsidP="007117F0">
      <w:pPr>
        <w:pStyle w:val="ListParagraph"/>
        <w:numPr>
          <w:ilvl w:val="0"/>
          <w:numId w:val="22"/>
        </w:numPr>
        <w:shd w:val="clear" w:color="auto" w:fill="FFFFFF"/>
        <w:spacing w:line="0" w:lineRule="auto"/>
        <w:rPr>
          <w:sz w:val="24"/>
          <w:szCs w:val="24"/>
        </w:rPr>
      </w:pPr>
      <w:proofErr w:type="spellStart"/>
      <w:r w:rsidRPr="00AB6681">
        <w:rPr>
          <w:sz w:val="24"/>
          <w:szCs w:val="24"/>
        </w:rPr>
        <w:t>Rodriguz</w:t>
      </w:r>
      <w:proofErr w:type="spellEnd"/>
      <w:r w:rsidRPr="00AB6681">
        <w:rPr>
          <w:sz w:val="24"/>
          <w:szCs w:val="24"/>
        </w:rPr>
        <w:t xml:space="preserve"> E, Petrucci R, Puglia D, Jose MK and </w:t>
      </w:r>
      <w:proofErr w:type="spellStart"/>
      <w:r w:rsidRPr="00AB6681">
        <w:rPr>
          <w:sz w:val="24"/>
          <w:szCs w:val="24"/>
        </w:rPr>
        <w:t>Vazauez</w:t>
      </w:r>
      <w:proofErr w:type="spellEnd"/>
      <w:r w:rsidRPr="00AB6681">
        <w:rPr>
          <w:sz w:val="24"/>
          <w:szCs w:val="24"/>
        </w:rPr>
        <w:t xml:space="preserve"> A. Characterization of composites</w:t>
      </w:r>
    </w:p>
    <w:p w14:paraId="4FADC8C8" w14:textId="77777777" w:rsidR="007117F0" w:rsidRPr="00AB6681" w:rsidRDefault="007117F0" w:rsidP="007117F0">
      <w:pPr>
        <w:pStyle w:val="ListParagraph"/>
        <w:numPr>
          <w:ilvl w:val="0"/>
          <w:numId w:val="22"/>
        </w:numPr>
        <w:shd w:val="clear" w:color="auto" w:fill="FFFFFF"/>
        <w:spacing w:line="0" w:lineRule="auto"/>
        <w:rPr>
          <w:sz w:val="24"/>
          <w:szCs w:val="24"/>
        </w:rPr>
      </w:pPr>
      <w:r w:rsidRPr="00AB6681">
        <w:rPr>
          <w:sz w:val="24"/>
          <w:szCs w:val="24"/>
        </w:rPr>
        <w:t>based on natural and glass fibers obtained by vacuum infusion. J Compos Mater 2005;</w:t>
      </w:r>
    </w:p>
    <w:p w14:paraId="58FC844F" w14:textId="77777777" w:rsidR="007117F0" w:rsidRPr="00AB6681" w:rsidRDefault="007117F0" w:rsidP="007117F0">
      <w:pPr>
        <w:pStyle w:val="ListParagraph"/>
        <w:numPr>
          <w:ilvl w:val="0"/>
          <w:numId w:val="22"/>
        </w:numPr>
        <w:shd w:val="clear" w:color="auto" w:fill="FFFFFF"/>
        <w:spacing w:line="0" w:lineRule="auto"/>
        <w:rPr>
          <w:sz w:val="24"/>
          <w:szCs w:val="24"/>
        </w:rPr>
      </w:pPr>
      <w:r w:rsidRPr="00AB6681">
        <w:rPr>
          <w:sz w:val="24"/>
          <w:szCs w:val="24"/>
        </w:rPr>
        <w:t>39(3): 265–282.</w:t>
      </w:r>
    </w:p>
    <w:p w14:paraId="6A6CBADD" w14:textId="77777777" w:rsidR="007117F0" w:rsidRPr="00AB6681" w:rsidRDefault="007117F0" w:rsidP="007117F0">
      <w:pPr>
        <w:shd w:val="clear" w:color="auto" w:fill="FFFFFF"/>
        <w:spacing w:line="0" w:lineRule="auto"/>
      </w:pPr>
      <w:r w:rsidRPr="00AB6681">
        <w:t xml:space="preserve">3.  </w:t>
      </w: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6849AD43"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6D88E2A4" w14:textId="77777777" w:rsidR="007117F0" w:rsidRPr="00AB6681" w:rsidRDefault="007117F0" w:rsidP="007117F0">
      <w:pPr>
        <w:shd w:val="clear" w:color="auto" w:fill="FFFFFF"/>
        <w:spacing w:line="0" w:lineRule="auto"/>
      </w:pPr>
      <w:r w:rsidRPr="00AB6681">
        <w:t>39(3): 265–282.</w:t>
      </w:r>
    </w:p>
    <w:p w14:paraId="376B9EB9"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36B4DD79"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53A1429F" w14:textId="77777777" w:rsidR="007117F0" w:rsidRPr="00AB6681" w:rsidRDefault="007117F0" w:rsidP="007117F0">
      <w:pPr>
        <w:shd w:val="clear" w:color="auto" w:fill="FFFFFF"/>
        <w:spacing w:line="0" w:lineRule="auto"/>
      </w:pPr>
      <w:r w:rsidRPr="00AB6681">
        <w:t>39(3): 265–282.</w:t>
      </w:r>
    </w:p>
    <w:p w14:paraId="6C85BB87"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61782E37"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5A91DDB4" w14:textId="77777777" w:rsidR="007117F0" w:rsidRPr="00AB6681" w:rsidRDefault="007117F0" w:rsidP="007117F0">
      <w:pPr>
        <w:shd w:val="clear" w:color="auto" w:fill="FFFFFF"/>
        <w:spacing w:line="0" w:lineRule="auto"/>
      </w:pPr>
      <w:r w:rsidRPr="00AB6681">
        <w:t>39(3): 265–282.</w:t>
      </w:r>
    </w:p>
    <w:p w14:paraId="28F3278C" w14:textId="77777777" w:rsidR="007117F0" w:rsidRPr="00AB6681" w:rsidRDefault="007117F0" w:rsidP="007117F0">
      <w:pPr>
        <w:shd w:val="clear" w:color="auto" w:fill="FFFFFF"/>
        <w:spacing w:line="0" w:lineRule="auto"/>
      </w:pPr>
      <w:r w:rsidRPr="00AB6681">
        <w:t xml:space="preserve">3. </w:t>
      </w: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1340E195"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3B1ABBB0" w14:textId="77777777" w:rsidR="007117F0" w:rsidRPr="00AB6681" w:rsidRDefault="007117F0" w:rsidP="007117F0">
      <w:pPr>
        <w:shd w:val="clear" w:color="auto" w:fill="FFFFFF"/>
        <w:spacing w:line="0" w:lineRule="auto"/>
      </w:pPr>
      <w:r w:rsidRPr="00AB6681">
        <w:t>39(3): 265–282</w:t>
      </w:r>
    </w:p>
    <w:p w14:paraId="0B9F2F60"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74E92095"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2E93E280" w14:textId="77777777" w:rsidR="007117F0" w:rsidRPr="00AB6681" w:rsidRDefault="007117F0" w:rsidP="007117F0">
      <w:pPr>
        <w:shd w:val="clear" w:color="auto" w:fill="FFFFFF"/>
        <w:spacing w:line="0" w:lineRule="auto"/>
      </w:pPr>
      <w:r w:rsidRPr="00AB6681">
        <w:t>39(3): 265–282</w:t>
      </w:r>
    </w:p>
    <w:p w14:paraId="7A651167"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12599282"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115642E5" w14:textId="77777777" w:rsidR="007117F0" w:rsidRPr="00AB6681" w:rsidRDefault="007117F0" w:rsidP="007117F0">
      <w:pPr>
        <w:shd w:val="clear" w:color="auto" w:fill="FFFFFF"/>
        <w:spacing w:line="0" w:lineRule="auto"/>
      </w:pPr>
      <w:r w:rsidRPr="00AB6681">
        <w:t>39(3): 265–282</w:t>
      </w:r>
    </w:p>
    <w:p w14:paraId="3551117A"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02183756"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760F92B0" w14:textId="77777777" w:rsidR="007117F0" w:rsidRPr="00AB6681" w:rsidRDefault="007117F0" w:rsidP="007117F0">
      <w:pPr>
        <w:shd w:val="clear" w:color="auto" w:fill="FFFFFF"/>
        <w:spacing w:line="0" w:lineRule="auto"/>
      </w:pPr>
      <w:r w:rsidRPr="00AB6681">
        <w:t>39(3): 265–282</w:t>
      </w:r>
    </w:p>
    <w:p w14:paraId="4E7B6FD6"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707E45EC"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374D5F21" w14:textId="77777777" w:rsidR="007117F0" w:rsidRPr="00AB6681" w:rsidRDefault="007117F0" w:rsidP="007117F0">
      <w:pPr>
        <w:shd w:val="clear" w:color="auto" w:fill="FFFFFF"/>
        <w:spacing w:line="0" w:lineRule="auto"/>
      </w:pPr>
      <w:r w:rsidRPr="00AB6681">
        <w:t>39(3): 265–282</w:t>
      </w:r>
    </w:p>
    <w:p w14:paraId="2E473A26" w14:textId="77777777" w:rsidR="007117F0" w:rsidRPr="00AB6681" w:rsidRDefault="007117F0" w:rsidP="007117F0">
      <w:pPr>
        <w:shd w:val="clear" w:color="auto" w:fill="FFFFFF"/>
        <w:spacing w:line="0" w:lineRule="auto"/>
      </w:pPr>
      <w:r w:rsidRPr="00AB6681">
        <w:t>Han SO, Lee SM, Park WH and Cho D. Mechanical and thermal properties of waste silk fiber</w:t>
      </w:r>
    </w:p>
    <w:p w14:paraId="7D8E9061" w14:textId="77777777" w:rsidR="007117F0" w:rsidRPr="00AB6681" w:rsidRDefault="007117F0" w:rsidP="007117F0">
      <w:pPr>
        <w:shd w:val="clear" w:color="auto" w:fill="FFFFFF"/>
        <w:spacing w:line="0" w:lineRule="auto"/>
      </w:pPr>
      <w:r w:rsidRPr="00AB6681">
        <w:t xml:space="preserve">reinforced </w:t>
      </w:r>
      <w:proofErr w:type="gramStart"/>
      <w:r w:rsidRPr="00AB6681">
        <w:t>poly(</w:t>
      </w:r>
      <w:proofErr w:type="spellStart"/>
      <w:proofErr w:type="gramEnd"/>
      <w:r w:rsidRPr="00AB6681">
        <w:t>butylenes</w:t>
      </w:r>
      <w:proofErr w:type="spellEnd"/>
      <w:r w:rsidRPr="00AB6681">
        <w:t xml:space="preserve"> succinate) bio composites. J Appl </w:t>
      </w:r>
      <w:proofErr w:type="spellStart"/>
      <w:r w:rsidRPr="00AB6681">
        <w:t>Polym</w:t>
      </w:r>
      <w:proofErr w:type="spellEnd"/>
      <w:r w:rsidRPr="00AB6681">
        <w:t xml:space="preserve"> Sci 2006; 100(6):</w:t>
      </w:r>
    </w:p>
    <w:p w14:paraId="6145CB81" w14:textId="77777777" w:rsidR="007117F0" w:rsidRPr="00AB6681" w:rsidRDefault="007117F0" w:rsidP="007117F0">
      <w:pPr>
        <w:shd w:val="clear" w:color="auto" w:fill="FFFFFF"/>
        <w:spacing w:line="0" w:lineRule="auto"/>
      </w:pPr>
      <w:r w:rsidRPr="00AB6681">
        <w:t>4972–4980</w:t>
      </w:r>
    </w:p>
    <w:p w14:paraId="4D9CEDDA" w14:textId="77777777" w:rsidR="007117F0" w:rsidRPr="00AB6681" w:rsidRDefault="007117F0" w:rsidP="007117F0">
      <w:pPr>
        <w:shd w:val="clear" w:color="auto" w:fill="FFFFFF"/>
        <w:spacing w:line="0" w:lineRule="auto"/>
      </w:pPr>
      <w:r w:rsidRPr="00AB6681">
        <w:t>Han SO, Lee SM, Park WH and Cho D. Mechanical and thermal properties of waste silk fiber</w:t>
      </w:r>
    </w:p>
    <w:p w14:paraId="185DA3CE" w14:textId="77777777" w:rsidR="007117F0" w:rsidRPr="00AB6681" w:rsidRDefault="007117F0" w:rsidP="007117F0">
      <w:pPr>
        <w:shd w:val="clear" w:color="auto" w:fill="FFFFFF"/>
        <w:spacing w:line="0" w:lineRule="auto"/>
      </w:pPr>
      <w:r w:rsidRPr="00AB6681">
        <w:t xml:space="preserve">reinforced </w:t>
      </w:r>
      <w:proofErr w:type="gramStart"/>
      <w:r w:rsidRPr="00AB6681">
        <w:t>poly(</w:t>
      </w:r>
      <w:proofErr w:type="spellStart"/>
      <w:proofErr w:type="gramEnd"/>
      <w:r w:rsidRPr="00AB6681">
        <w:t>butylenes</w:t>
      </w:r>
      <w:proofErr w:type="spellEnd"/>
      <w:r w:rsidRPr="00AB6681">
        <w:t xml:space="preserve"> succinate) bio composites. J Appl </w:t>
      </w:r>
      <w:proofErr w:type="spellStart"/>
      <w:r w:rsidRPr="00AB6681">
        <w:t>Polym</w:t>
      </w:r>
      <w:proofErr w:type="spellEnd"/>
      <w:r w:rsidRPr="00AB6681">
        <w:t xml:space="preserve"> Sci 2006; 100(6):</w:t>
      </w:r>
    </w:p>
    <w:p w14:paraId="5B61E6FB" w14:textId="77777777" w:rsidR="007117F0" w:rsidRPr="00AB6681" w:rsidRDefault="007117F0" w:rsidP="007117F0">
      <w:pPr>
        <w:shd w:val="clear" w:color="auto" w:fill="FFFFFF"/>
        <w:spacing w:line="0" w:lineRule="auto"/>
      </w:pPr>
      <w:r w:rsidRPr="00AB6681">
        <w:t>4972–4980</w:t>
      </w:r>
    </w:p>
    <w:p w14:paraId="55E72085" w14:textId="77777777" w:rsidR="007117F0" w:rsidRPr="00AB6681" w:rsidRDefault="007117F0" w:rsidP="007117F0">
      <w:pPr>
        <w:shd w:val="clear" w:color="auto" w:fill="FFFFFF"/>
        <w:spacing w:line="0" w:lineRule="auto"/>
      </w:pPr>
      <w:r w:rsidRPr="00AB6681">
        <w:t>Han SO, Lee SM, Park WH and Cho D. Mechanical and thermal properties of waste silk fiber</w:t>
      </w:r>
    </w:p>
    <w:p w14:paraId="1ED77964" w14:textId="77777777" w:rsidR="007117F0" w:rsidRPr="00AB6681" w:rsidRDefault="007117F0" w:rsidP="007117F0">
      <w:pPr>
        <w:shd w:val="clear" w:color="auto" w:fill="FFFFFF"/>
        <w:spacing w:line="0" w:lineRule="auto"/>
      </w:pPr>
      <w:r w:rsidRPr="00AB6681">
        <w:t xml:space="preserve">reinforced </w:t>
      </w:r>
      <w:proofErr w:type="gramStart"/>
      <w:r w:rsidRPr="00AB6681">
        <w:t>poly(</w:t>
      </w:r>
      <w:proofErr w:type="spellStart"/>
      <w:proofErr w:type="gramEnd"/>
      <w:r w:rsidRPr="00AB6681">
        <w:t>butylenes</w:t>
      </w:r>
      <w:proofErr w:type="spellEnd"/>
      <w:r w:rsidRPr="00AB6681">
        <w:t xml:space="preserve"> succinate) bio composites. J Appl </w:t>
      </w:r>
      <w:proofErr w:type="spellStart"/>
      <w:r w:rsidRPr="00AB6681">
        <w:t>Polym</w:t>
      </w:r>
      <w:proofErr w:type="spellEnd"/>
      <w:r w:rsidRPr="00AB6681">
        <w:t xml:space="preserve"> Sci 2006; 100(6):</w:t>
      </w:r>
    </w:p>
    <w:p w14:paraId="4B58BA75" w14:textId="77777777" w:rsidR="007117F0" w:rsidRPr="00AB6681" w:rsidRDefault="007117F0" w:rsidP="007117F0">
      <w:pPr>
        <w:shd w:val="clear" w:color="auto" w:fill="FFFFFF"/>
        <w:spacing w:line="0" w:lineRule="auto"/>
      </w:pPr>
      <w:r w:rsidRPr="00AB6681">
        <w:t>4972–4980</w:t>
      </w:r>
    </w:p>
    <w:p w14:paraId="25F5FF22" w14:textId="77777777" w:rsidR="007117F0" w:rsidRPr="00AB6681" w:rsidRDefault="007117F0" w:rsidP="007117F0">
      <w:pPr>
        <w:shd w:val="clear" w:color="auto" w:fill="FFFFFF"/>
        <w:spacing w:line="0" w:lineRule="auto"/>
      </w:pPr>
      <w:r w:rsidRPr="00AB6681">
        <w:t>3. Han SO, Lee SM, Park WH and Cho D. Mechanical and thermal properties of waste silk fiber</w:t>
      </w:r>
    </w:p>
    <w:p w14:paraId="69499304" w14:textId="77777777" w:rsidR="007117F0" w:rsidRPr="00AB6681" w:rsidRDefault="007117F0" w:rsidP="007117F0">
      <w:pPr>
        <w:shd w:val="clear" w:color="auto" w:fill="FFFFFF"/>
        <w:spacing w:line="0" w:lineRule="auto"/>
      </w:pPr>
      <w:r w:rsidRPr="00AB6681">
        <w:t xml:space="preserve">reinforced </w:t>
      </w:r>
      <w:proofErr w:type="gramStart"/>
      <w:r w:rsidRPr="00AB6681">
        <w:t>poly(</w:t>
      </w:r>
      <w:proofErr w:type="spellStart"/>
      <w:proofErr w:type="gramEnd"/>
      <w:r w:rsidRPr="00AB6681">
        <w:t>butylenes</w:t>
      </w:r>
      <w:proofErr w:type="spellEnd"/>
      <w:r w:rsidRPr="00AB6681">
        <w:t xml:space="preserve"> succinate) bio composites. J Appl </w:t>
      </w:r>
      <w:proofErr w:type="spellStart"/>
      <w:r w:rsidRPr="00AB6681">
        <w:t>Polym</w:t>
      </w:r>
      <w:proofErr w:type="spellEnd"/>
      <w:r w:rsidRPr="00AB6681">
        <w:t xml:space="preserve"> Sci 2006; 100(6):</w:t>
      </w:r>
    </w:p>
    <w:p w14:paraId="4699EE39" w14:textId="77777777" w:rsidR="007117F0" w:rsidRPr="00AB6681" w:rsidRDefault="007117F0" w:rsidP="007117F0">
      <w:pPr>
        <w:shd w:val="clear" w:color="auto" w:fill="FFFFFF"/>
        <w:spacing w:line="0" w:lineRule="auto"/>
      </w:pPr>
      <w:r w:rsidRPr="00AB6681">
        <w:t>4972–4980</w:t>
      </w:r>
    </w:p>
    <w:p w14:paraId="1A54DE85" w14:textId="77777777" w:rsidR="007117F0" w:rsidRPr="00AB6681" w:rsidRDefault="007117F0" w:rsidP="007117F0">
      <w:pPr>
        <w:shd w:val="clear" w:color="auto" w:fill="FFFFFF"/>
        <w:spacing w:line="0" w:lineRule="auto"/>
      </w:pPr>
      <w:proofErr w:type="spellStart"/>
      <w:r w:rsidRPr="00AB6681">
        <w:t>Rodriguz</w:t>
      </w:r>
      <w:proofErr w:type="spellEnd"/>
      <w:r w:rsidRPr="00AB6681">
        <w:t xml:space="preserve"> E, Petrucci R, Puglia D, Jose MK and </w:t>
      </w:r>
      <w:proofErr w:type="spellStart"/>
      <w:r w:rsidRPr="00AB6681">
        <w:t>Vazauez</w:t>
      </w:r>
      <w:proofErr w:type="spellEnd"/>
      <w:r w:rsidRPr="00AB6681">
        <w:t xml:space="preserve"> A. Characterization of composites</w:t>
      </w:r>
    </w:p>
    <w:p w14:paraId="44E957AD" w14:textId="77777777" w:rsidR="007117F0" w:rsidRPr="00AB6681" w:rsidRDefault="007117F0" w:rsidP="007117F0">
      <w:pPr>
        <w:shd w:val="clear" w:color="auto" w:fill="FFFFFF"/>
        <w:spacing w:line="0" w:lineRule="auto"/>
      </w:pPr>
      <w:r w:rsidRPr="00AB6681">
        <w:t>based on natural and glass fibers obtained by vacuum infusion. J Compos Mater 2005;</w:t>
      </w:r>
    </w:p>
    <w:p w14:paraId="46D56D00" w14:textId="77777777" w:rsidR="007117F0" w:rsidRPr="00AB6681" w:rsidRDefault="007117F0" w:rsidP="007117F0">
      <w:pPr>
        <w:shd w:val="clear" w:color="auto" w:fill="FFFFFF"/>
        <w:spacing w:line="0" w:lineRule="auto"/>
      </w:pPr>
      <w:r w:rsidRPr="00AB6681">
        <w:t>39(3): 265–282</w:t>
      </w:r>
    </w:p>
    <w:p w14:paraId="04C37B16" w14:textId="77777777" w:rsidR="007117F0" w:rsidRPr="00AB6681" w:rsidRDefault="007117F0" w:rsidP="007117F0">
      <w:pPr>
        <w:shd w:val="clear" w:color="auto" w:fill="FFFFFF"/>
        <w:spacing w:line="0" w:lineRule="auto"/>
        <w:rPr>
          <w:rFonts w:ascii="ff8" w:hAnsi="ff8"/>
          <w:color w:val="000000"/>
          <w:lang w:val="en-IN"/>
        </w:rPr>
      </w:pPr>
      <w:proofErr w:type="spellStart"/>
      <w:r w:rsidRPr="00AB6681">
        <w:rPr>
          <w:rFonts w:ascii="ff8" w:hAnsi="ff8"/>
          <w:color w:val="000000"/>
          <w:lang w:val="en-IN"/>
        </w:rPr>
        <w:t>Rodriguz</w:t>
      </w:r>
      <w:proofErr w:type="spellEnd"/>
      <w:r w:rsidRPr="00AB6681">
        <w:rPr>
          <w:rFonts w:ascii="ff8" w:hAnsi="ff8"/>
          <w:color w:val="000000"/>
          <w:lang w:val="en-IN"/>
        </w:rPr>
        <w:t xml:space="preserve"> E, Petrucci R, Puglia D, Jose MK and </w:t>
      </w:r>
      <w:proofErr w:type="spellStart"/>
      <w:r w:rsidRPr="00AB6681">
        <w:rPr>
          <w:rFonts w:ascii="ff8" w:hAnsi="ff8"/>
          <w:color w:val="000000"/>
          <w:lang w:val="en-IN"/>
        </w:rPr>
        <w:t>Vazauez</w:t>
      </w:r>
      <w:proofErr w:type="spellEnd"/>
      <w:r w:rsidRPr="00AB6681">
        <w:rPr>
          <w:rFonts w:ascii="ff8" w:hAnsi="ff8"/>
          <w:color w:val="000000"/>
          <w:lang w:val="en-IN"/>
        </w:rPr>
        <w:t xml:space="preserve"> A. Characterization of composites</w:t>
      </w:r>
    </w:p>
    <w:p w14:paraId="5A55A58D" w14:textId="77777777" w:rsidR="007117F0" w:rsidRPr="00AB6681" w:rsidRDefault="007117F0" w:rsidP="007117F0">
      <w:pPr>
        <w:shd w:val="clear" w:color="auto" w:fill="FFFFFF"/>
        <w:spacing w:line="0" w:lineRule="auto"/>
        <w:rPr>
          <w:rFonts w:ascii="ff8" w:hAnsi="ff8"/>
          <w:color w:val="000000"/>
          <w:lang w:val="en-IN"/>
        </w:rPr>
      </w:pPr>
      <w:r w:rsidRPr="00AB6681">
        <w:rPr>
          <w:rFonts w:ascii="ff8" w:hAnsi="ff8"/>
          <w:color w:val="000000"/>
          <w:lang w:val="en-IN"/>
        </w:rPr>
        <w:t xml:space="preserve">based on natural and glass </w:t>
      </w:r>
      <w:proofErr w:type="spellStart"/>
      <w:r w:rsidRPr="00AB6681">
        <w:rPr>
          <w:rFonts w:ascii="ff8" w:hAnsi="ff8"/>
          <w:color w:val="000000"/>
          <w:lang w:val="en-IN"/>
        </w:rPr>
        <w:t>fibers</w:t>
      </w:r>
      <w:proofErr w:type="spellEnd"/>
      <w:r w:rsidRPr="00AB6681">
        <w:rPr>
          <w:rFonts w:ascii="ff8" w:hAnsi="ff8"/>
          <w:color w:val="000000"/>
          <w:lang w:val="en-IN"/>
        </w:rPr>
        <w:t xml:space="preserve"> obtained by vacuum infusion. </w:t>
      </w:r>
      <w:r w:rsidRPr="00AB6681">
        <w:rPr>
          <w:rFonts w:ascii="ffd" w:hAnsi="ffd"/>
          <w:color w:val="000000"/>
          <w:lang w:val="en-IN"/>
        </w:rPr>
        <w:t xml:space="preserve">J Compos Mater </w:t>
      </w:r>
      <w:r w:rsidRPr="00AB6681">
        <w:rPr>
          <w:rFonts w:ascii="ff8" w:hAnsi="ff8"/>
          <w:color w:val="000000"/>
          <w:lang w:val="en-IN"/>
        </w:rPr>
        <w:t>2005;</w:t>
      </w:r>
    </w:p>
    <w:p w14:paraId="22BCF2A8" w14:textId="77777777" w:rsidR="007117F0" w:rsidRPr="00AB6681" w:rsidRDefault="007117F0" w:rsidP="007117F0">
      <w:pPr>
        <w:shd w:val="clear" w:color="auto" w:fill="FFFFFF"/>
        <w:spacing w:line="0" w:lineRule="auto"/>
        <w:rPr>
          <w:rFonts w:ascii="ff8" w:hAnsi="ff8"/>
          <w:color w:val="000000"/>
          <w:lang w:val="en-IN"/>
        </w:rPr>
      </w:pPr>
      <w:r w:rsidRPr="00AB6681">
        <w:rPr>
          <w:rFonts w:ascii="ff8" w:hAnsi="ff8"/>
          <w:color w:val="000000"/>
          <w:lang w:val="en-IN"/>
        </w:rPr>
        <w:t>39(3): 265–282</w:t>
      </w:r>
    </w:p>
    <w:p w14:paraId="45B5E81B" w14:textId="77777777" w:rsidR="007117F0" w:rsidRPr="00AB6681" w:rsidRDefault="007117F0" w:rsidP="007117F0">
      <w:pPr>
        <w:shd w:val="clear" w:color="auto" w:fill="FFFFFF"/>
        <w:spacing w:line="0" w:lineRule="auto"/>
        <w:rPr>
          <w:rFonts w:ascii="ff8" w:hAnsi="ff8"/>
          <w:color w:val="000000"/>
          <w:lang w:val="en-IN"/>
        </w:rPr>
      </w:pPr>
      <w:proofErr w:type="spellStart"/>
      <w:r w:rsidRPr="00AB6681">
        <w:rPr>
          <w:rFonts w:ascii="ff8" w:hAnsi="ff8"/>
          <w:color w:val="000000"/>
          <w:lang w:val="en-IN"/>
        </w:rPr>
        <w:t>Rodriguz</w:t>
      </w:r>
      <w:proofErr w:type="spellEnd"/>
      <w:r w:rsidRPr="00AB6681">
        <w:rPr>
          <w:rFonts w:ascii="ff8" w:hAnsi="ff8"/>
          <w:color w:val="000000"/>
          <w:lang w:val="en-IN"/>
        </w:rPr>
        <w:t xml:space="preserve"> E, Petrucci R, Puglia D, Jose MK and </w:t>
      </w:r>
      <w:proofErr w:type="spellStart"/>
      <w:r w:rsidRPr="00AB6681">
        <w:rPr>
          <w:rFonts w:ascii="ff8" w:hAnsi="ff8"/>
          <w:color w:val="000000"/>
          <w:lang w:val="en-IN"/>
        </w:rPr>
        <w:t>Vazauez</w:t>
      </w:r>
      <w:proofErr w:type="spellEnd"/>
      <w:r w:rsidRPr="00AB6681">
        <w:rPr>
          <w:rFonts w:ascii="ff8" w:hAnsi="ff8"/>
          <w:color w:val="000000"/>
          <w:lang w:val="en-IN"/>
        </w:rPr>
        <w:t xml:space="preserve"> A. Characterization of composites</w:t>
      </w:r>
    </w:p>
    <w:p w14:paraId="6E961BD0" w14:textId="77777777" w:rsidR="007117F0" w:rsidRPr="00AB6681" w:rsidRDefault="007117F0" w:rsidP="007117F0">
      <w:pPr>
        <w:shd w:val="clear" w:color="auto" w:fill="FFFFFF"/>
        <w:spacing w:line="0" w:lineRule="auto"/>
        <w:rPr>
          <w:rFonts w:ascii="ff8" w:hAnsi="ff8"/>
          <w:color w:val="000000"/>
          <w:lang w:val="en-IN"/>
        </w:rPr>
      </w:pPr>
      <w:r w:rsidRPr="00AB6681">
        <w:rPr>
          <w:rFonts w:ascii="ff8" w:hAnsi="ff8"/>
          <w:color w:val="000000"/>
          <w:lang w:val="en-IN"/>
        </w:rPr>
        <w:t xml:space="preserve">based on natural and glass </w:t>
      </w:r>
      <w:proofErr w:type="spellStart"/>
      <w:r w:rsidRPr="00AB6681">
        <w:rPr>
          <w:rFonts w:ascii="ff8" w:hAnsi="ff8"/>
          <w:color w:val="000000"/>
          <w:lang w:val="en-IN"/>
        </w:rPr>
        <w:t>fibers</w:t>
      </w:r>
      <w:proofErr w:type="spellEnd"/>
      <w:r w:rsidRPr="00AB6681">
        <w:rPr>
          <w:rFonts w:ascii="ff8" w:hAnsi="ff8"/>
          <w:color w:val="000000"/>
          <w:lang w:val="en-IN"/>
        </w:rPr>
        <w:t xml:space="preserve"> obtained by vacuum infusion. </w:t>
      </w:r>
      <w:r w:rsidRPr="00AB6681">
        <w:rPr>
          <w:rFonts w:ascii="ffd" w:hAnsi="ffd"/>
          <w:color w:val="000000"/>
          <w:lang w:val="en-IN"/>
        </w:rPr>
        <w:t xml:space="preserve">J Compos Mater </w:t>
      </w:r>
      <w:r w:rsidRPr="00AB6681">
        <w:rPr>
          <w:rFonts w:ascii="ff8" w:hAnsi="ff8"/>
          <w:color w:val="000000"/>
          <w:lang w:val="en-IN"/>
        </w:rPr>
        <w:t>2005;</w:t>
      </w:r>
    </w:p>
    <w:p w14:paraId="0FB5E9C2" w14:textId="77777777" w:rsidR="007117F0" w:rsidRPr="00AB6681" w:rsidRDefault="007117F0" w:rsidP="007117F0">
      <w:pPr>
        <w:shd w:val="clear" w:color="auto" w:fill="FFFFFF"/>
        <w:spacing w:line="0" w:lineRule="auto"/>
        <w:rPr>
          <w:rFonts w:ascii="ff8" w:hAnsi="ff8"/>
          <w:color w:val="000000"/>
          <w:lang w:val="en-IN"/>
        </w:rPr>
      </w:pPr>
      <w:r w:rsidRPr="00AB6681">
        <w:rPr>
          <w:rFonts w:ascii="ff8" w:hAnsi="ff8"/>
          <w:color w:val="000000"/>
          <w:lang w:val="en-IN"/>
        </w:rPr>
        <w:t>39(3): 265–282</w:t>
      </w:r>
    </w:p>
    <w:p w14:paraId="20C43864" w14:textId="6198E420" w:rsidR="007117F0" w:rsidRPr="00AB6681" w:rsidRDefault="007117F0" w:rsidP="007117F0">
      <w:r w:rsidRPr="00AB6681">
        <w:t xml:space="preserve">   11. </w:t>
      </w:r>
      <w:proofErr w:type="spellStart"/>
      <w:r w:rsidRPr="00AB6681">
        <w:t>Rongyuan</w:t>
      </w:r>
      <w:proofErr w:type="spellEnd"/>
      <w:r w:rsidRPr="00AB6681">
        <w:t xml:space="preserve"> </w:t>
      </w:r>
      <w:proofErr w:type="spellStart"/>
      <w:r w:rsidRPr="00AB6681">
        <w:t>chen</w:t>
      </w:r>
      <w:proofErr w:type="spellEnd"/>
      <w:r w:rsidRPr="00AB6681">
        <w:t xml:space="preserve">, Zen </w:t>
      </w:r>
      <w:proofErr w:type="spellStart"/>
      <w:proofErr w:type="gramStart"/>
      <w:r w:rsidRPr="00AB6681">
        <w:t>huang,etc</w:t>
      </w:r>
      <w:proofErr w:type="spellEnd"/>
      <w:r w:rsidRPr="00AB6681">
        <w:t>.</w:t>
      </w:r>
      <w:proofErr w:type="gramEnd"/>
      <w:r w:rsidRPr="00AB6681">
        <w:t xml:space="preserve"> Preparation of Polypropylene/Sisal fiber composites    </w:t>
      </w:r>
    </w:p>
    <w:p w14:paraId="2E0C218D" w14:textId="77777777" w:rsidR="007117F0" w:rsidRPr="00AB6681" w:rsidRDefault="007117F0" w:rsidP="007117F0">
      <w:r w:rsidRPr="00AB6681">
        <w:t xml:space="preserve">        and study on the fiber orientation. Advanced material research vols989-994(2014) </w:t>
      </w:r>
    </w:p>
    <w:p w14:paraId="29A53F96" w14:textId="46486008" w:rsidR="007117F0" w:rsidRPr="00AB6681" w:rsidRDefault="007117F0" w:rsidP="007117F0">
      <w:r w:rsidRPr="00AB6681">
        <w:t xml:space="preserve">        pp 581-586.</w:t>
      </w:r>
    </w:p>
    <w:p w14:paraId="6E478525" w14:textId="77777777" w:rsidR="007117F0" w:rsidRPr="00AB6681" w:rsidRDefault="007117F0" w:rsidP="007117F0">
      <w:pPr>
        <w:widowControl w:val="0"/>
        <w:tabs>
          <w:tab w:val="left" w:pos="1591"/>
        </w:tabs>
        <w:autoSpaceDE w:val="0"/>
        <w:autoSpaceDN w:val="0"/>
        <w:ind w:right="612"/>
      </w:pPr>
      <w:r w:rsidRPr="00AB6681">
        <w:t xml:space="preserve">  12.</w:t>
      </w:r>
      <w:r w:rsidRPr="00AB6681">
        <w:rPr>
          <w:lang w:val="en-IN"/>
        </w:rPr>
        <w:t xml:space="preserve"> </w:t>
      </w:r>
      <w:r w:rsidRPr="00AB6681">
        <w:t xml:space="preserve">M. Soleimani, L. </w:t>
      </w:r>
      <w:proofErr w:type="spellStart"/>
      <w:r w:rsidRPr="00AB6681">
        <w:t>Tabil</w:t>
      </w:r>
      <w:proofErr w:type="spellEnd"/>
      <w:r w:rsidRPr="00AB6681">
        <w:t xml:space="preserve">, S. </w:t>
      </w:r>
      <w:proofErr w:type="spellStart"/>
      <w:r w:rsidRPr="00AB6681">
        <w:t>Panigrahi</w:t>
      </w:r>
      <w:proofErr w:type="spellEnd"/>
      <w:r w:rsidRPr="00AB6681">
        <w:t xml:space="preserve">, A. Opoku, The Effect of Fiber </w:t>
      </w:r>
    </w:p>
    <w:p w14:paraId="61B0ADBD" w14:textId="77777777" w:rsidR="007117F0" w:rsidRPr="00AB6681" w:rsidRDefault="007117F0" w:rsidP="007117F0">
      <w:pPr>
        <w:widowControl w:val="0"/>
        <w:tabs>
          <w:tab w:val="left" w:pos="1591"/>
        </w:tabs>
        <w:autoSpaceDE w:val="0"/>
        <w:autoSpaceDN w:val="0"/>
        <w:ind w:right="612"/>
      </w:pPr>
      <w:r w:rsidRPr="00AB6681">
        <w:t xml:space="preserve">        Pretreatment and Compatibilizer on Mechanical and Physical Properties of </w:t>
      </w:r>
    </w:p>
    <w:p w14:paraId="70EE371F" w14:textId="77777777" w:rsidR="007117F0" w:rsidRPr="00AB6681" w:rsidRDefault="007117F0" w:rsidP="007117F0">
      <w:pPr>
        <w:widowControl w:val="0"/>
        <w:tabs>
          <w:tab w:val="left" w:pos="1591"/>
        </w:tabs>
        <w:autoSpaceDE w:val="0"/>
        <w:autoSpaceDN w:val="0"/>
        <w:ind w:right="612"/>
      </w:pPr>
      <w:r w:rsidRPr="00AB6681">
        <w:t xml:space="preserve">        Flax Fiber-Polypropylene   Composites, J. </w:t>
      </w:r>
      <w:proofErr w:type="spellStart"/>
      <w:r w:rsidRPr="00AB6681">
        <w:t>Polym</w:t>
      </w:r>
      <w:proofErr w:type="spellEnd"/>
      <w:r w:rsidRPr="00AB6681">
        <w:t xml:space="preserve">. Environ. 16 (2008) 74–82. </w:t>
      </w:r>
    </w:p>
    <w:p w14:paraId="0F87B8B3" w14:textId="58D07B16" w:rsidR="007117F0" w:rsidRPr="00AB6681" w:rsidRDefault="007117F0" w:rsidP="007117F0">
      <w:pPr>
        <w:widowControl w:val="0"/>
        <w:tabs>
          <w:tab w:val="left" w:pos="1591"/>
        </w:tabs>
        <w:autoSpaceDE w:val="0"/>
        <w:autoSpaceDN w:val="0"/>
        <w:ind w:right="612"/>
      </w:pPr>
      <w:r w:rsidRPr="00AB6681">
        <w:t xml:space="preserve">        doi:10.1007/s10924-008-0102-y.</w:t>
      </w:r>
    </w:p>
    <w:p w14:paraId="42639167" w14:textId="77777777" w:rsidR="007117F0" w:rsidRPr="00AB6681" w:rsidRDefault="007117F0" w:rsidP="007117F0">
      <w:pPr>
        <w:widowControl w:val="0"/>
        <w:tabs>
          <w:tab w:val="left" w:pos="1591"/>
        </w:tabs>
        <w:autoSpaceDE w:val="0"/>
        <w:autoSpaceDN w:val="0"/>
        <w:ind w:right="612"/>
        <w:jc w:val="both"/>
        <w:rPr>
          <w:lang w:val="en-IN"/>
        </w:rPr>
      </w:pPr>
      <w:r w:rsidRPr="00AB6681">
        <w:rPr>
          <w:lang w:val="en-IN"/>
        </w:rPr>
        <w:t xml:space="preserve">  13. F. Hernández-Olivares, M.R. </w:t>
      </w:r>
      <w:proofErr w:type="spellStart"/>
      <w:r w:rsidRPr="00AB6681">
        <w:rPr>
          <w:lang w:val="en-IN"/>
        </w:rPr>
        <w:t>Bollati</w:t>
      </w:r>
      <w:proofErr w:type="spellEnd"/>
      <w:r w:rsidRPr="00AB6681">
        <w:rPr>
          <w:lang w:val="en-IN"/>
        </w:rPr>
        <w:t>, M. Del Rio, B. Parga-</w:t>
      </w:r>
      <w:proofErr w:type="spellStart"/>
      <w:r w:rsidRPr="00AB6681">
        <w:rPr>
          <w:lang w:val="en-IN"/>
        </w:rPr>
        <w:t>Landa</w:t>
      </w:r>
      <w:proofErr w:type="spellEnd"/>
      <w:r w:rsidRPr="00AB6681">
        <w:rPr>
          <w:lang w:val="en-IN"/>
        </w:rPr>
        <w:t xml:space="preserve">, Development </w:t>
      </w:r>
    </w:p>
    <w:p w14:paraId="2D5FD568" w14:textId="77777777" w:rsidR="007117F0" w:rsidRPr="00AB6681" w:rsidRDefault="007117F0" w:rsidP="007117F0">
      <w:pPr>
        <w:widowControl w:val="0"/>
        <w:tabs>
          <w:tab w:val="left" w:pos="1591"/>
        </w:tabs>
        <w:autoSpaceDE w:val="0"/>
        <w:autoSpaceDN w:val="0"/>
        <w:ind w:right="612"/>
        <w:jc w:val="both"/>
        <w:rPr>
          <w:lang w:val="en-IN"/>
        </w:rPr>
      </w:pPr>
      <w:r w:rsidRPr="00AB6681">
        <w:rPr>
          <w:lang w:val="en-IN"/>
        </w:rPr>
        <w:t xml:space="preserve">       of cork</w:t>
      </w:r>
      <w:proofErr w:type="gramStart"/>
      <w:r w:rsidRPr="00AB6681">
        <w:rPr>
          <w:lang w:val="en-IN"/>
        </w:rPr>
        <w:t>-  gypsum</w:t>
      </w:r>
      <w:proofErr w:type="gramEnd"/>
      <w:r w:rsidRPr="00AB6681">
        <w:rPr>
          <w:lang w:val="en-IN"/>
        </w:rPr>
        <w:t xml:space="preserve"> composites for building applications, Constr. Build. Mater. </w:t>
      </w:r>
    </w:p>
    <w:p w14:paraId="2AD71596" w14:textId="5641C863" w:rsidR="007117F0" w:rsidRPr="00AB6681" w:rsidRDefault="007117F0" w:rsidP="007117F0">
      <w:pPr>
        <w:widowControl w:val="0"/>
        <w:tabs>
          <w:tab w:val="left" w:pos="1591"/>
        </w:tabs>
        <w:autoSpaceDE w:val="0"/>
        <w:autoSpaceDN w:val="0"/>
        <w:ind w:right="612"/>
        <w:jc w:val="both"/>
        <w:rPr>
          <w:lang w:val="en-IN"/>
        </w:rPr>
      </w:pPr>
      <w:r w:rsidRPr="00AB6681">
        <w:rPr>
          <w:lang w:val="en-IN"/>
        </w:rPr>
        <w:t xml:space="preserve">       (1999).   doi:10.1016/S0950-0618(99)00021-5.</w:t>
      </w:r>
    </w:p>
    <w:p w14:paraId="13EC7B37" w14:textId="77777777" w:rsidR="007117F0" w:rsidRPr="00AB6681" w:rsidRDefault="007117F0" w:rsidP="007117F0">
      <w:pPr>
        <w:widowControl w:val="0"/>
        <w:tabs>
          <w:tab w:val="left" w:pos="1591"/>
        </w:tabs>
        <w:autoSpaceDE w:val="0"/>
        <w:autoSpaceDN w:val="0"/>
        <w:ind w:right="612"/>
        <w:jc w:val="both"/>
        <w:rPr>
          <w:lang w:val="en-IN"/>
        </w:rPr>
      </w:pPr>
      <w:r w:rsidRPr="00AB6681">
        <w:rPr>
          <w:lang w:val="en-IN"/>
        </w:rPr>
        <w:t xml:space="preserve">  14. N. </w:t>
      </w:r>
      <w:proofErr w:type="spellStart"/>
      <w:r w:rsidRPr="00AB6681">
        <w:rPr>
          <w:lang w:val="en-IN"/>
        </w:rPr>
        <w:t>Benmansour</w:t>
      </w:r>
      <w:proofErr w:type="spellEnd"/>
      <w:r w:rsidRPr="00AB6681">
        <w:rPr>
          <w:lang w:val="en-IN"/>
        </w:rPr>
        <w:t xml:space="preserve">, B. </w:t>
      </w:r>
      <w:proofErr w:type="spellStart"/>
      <w:r w:rsidRPr="00AB6681">
        <w:rPr>
          <w:lang w:val="en-IN"/>
        </w:rPr>
        <w:t>Agoudjil</w:t>
      </w:r>
      <w:proofErr w:type="spellEnd"/>
      <w:r w:rsidRPr="00AB6681">
        <w:rPr>
          <w:lang w:val="en-IN"/>
        </w:rPr>
        <w:t xml:space="preserve">, A. </w:t>
      </w:r>
      <w:proofErr w:type="spellStart"/>
      <w:r w:rsidRPr="00AB6681">
        <w:rPr>
          <w:lang w:val="en-IN"/>
        </w:rPr>
        <w:t>Gherabli</w:t>
      </w:r>
      <w:proofErr w:type="spellEnd"/>
      <w:r w:rsidRPr="00AB6681">
        <w:rPr>
          <w:lang w:val="en-IN"/>
        </w:rPr>
        <w:t xml:space="preserve">, A. </w:t>
      </w:r>
      <w:proofErr w:type="spellStart"/>
      <w:r w:rsidRPr="00AB6681">
        <w:rPr>
          <w:lang w:val="en-IN"/>
        </w:rPr>
        <w:t>Kareche</w:t>
      </w:r>
      <w:proofErr w:type="spellEnd"/>
      <w:r w:rsidRPr="00AB6681">
        <w:rPr>
          <w:lang w:val="en-IN"/>
        </w:rPr>
        <w:t xml:space="preserve">, A. </w:t>
      </w:r>
      <w:proofErr w:type="spellStart"/>
      <w:r w:rsidRPr="00AB6681">
        <w:rPr>
          <w:lang w:val="en-IN"/>
        </w:rPr>
        <w:t>Boudenne</w:t>
      </w:r>
      <w:proofErr w:type="spellEnd"/>
      <w:r w:rsidRPr="00AB6681">
        <w:rPr>
          <w:lang w:val="en-IN"/>
        </w:rPr>
        <w:t xml:space="preserve">, Thermal </w:t>
      </w:r>
    </w:p>
    <w:p w14:paraId="44FC9984" w14:textId="77777777" w:rsidR="007117F0" w:rsidRPr="00AB6681" w:rsidRDefault="007117F0" w:rsidP="007117F0">
      <w:pPr>
        <w:widowControl w:val="0"/>
        <w:tabs>
          <w:tab w:val="left" w:pos="1591"/>
        </w:tabs>
        <w:autoSpaceDE w:val="0"/>
        <w:autoSpaceDN w:val="0"/>
        <w:ind w:right="612"/>
        <w:rPr>
          <w:lang w:val="en-IN"/>
        </w:rPr>
      </w:pPr>
      <w:r w:rsidRPr="00AB6681">
        <w:rPr>
          <w:lang w:val="en-IN"/>
        </w:rPr>
        <w:t xml:space="preserve">        and mechanical performance of natural mortar reinforced with date palm </w:t>
      </w:r>
      <w:proofErr w:type="spellStart"/>
      <w:r w:rsidRPr="00AB6681">
        <w:rPr>
          <w:lang w:val="en-IN"/>
        </w:rPr>
        <w:t>fibers</w:t>
      </w:r>
      <w:proofErr w:type="spellEnd"/>
      <w:r w:rsidRPr="00AB6681">
        <w:rPr>
          <w:lang w:val="en-IN"/>
        </w:rPr>
        <w:t xml:space="preserve"> </w:t>
      </w:r>
    </w:p>
    <w:p w14:paraId="70260D8E" w14:textId="77777777" w:rsidR="007117F0" w:rsidRPr="00AB6681" w:rsidRDefault="007117F0" w:rsidP="007117F0">
      <w:pPr>
        <w:widowControl w:val="0"/>
        <w:tabs>
          <w:tab w:val="left" w:pos="1591"/>
        </w:tabs>
        <w:autoSpaceDE w:val="0"/>
        <w:autoSpaceDN w:val="0"/>
        <w:ind w:right="612"/>
        <w:rPr>
          <w:lang w:val="en-IN"/>
        </w:rPr>
      </w:pPr>
      <w:r w:rsidRPr="00AB6681">
        <w:rPr>
          <w:lang w:val="en-IN"/>
        </w:rPr>
        <w:t xml:space="preserve">        for use as insulating materials in building, Energy Build. (2014). </w:t>
      </w:r>
    </w:p>
    <w:p w14:paraId="0498DA1F" w14:textId="77777777" w:rsidR="004C7E3C" w:rsidRPr="00AB6681" w:rsidRDefault="007117F0" w:rsidP="004C7E3C">
      <w:pPr>
        <w:widowControl w:val="0"/>
        <w:tabs>
          <w:tab w:val="left" w:pos="1591"/>
        </w:tabs>
        <w:autoSpaceDE w:val="0"/>
        <w:autoSpaceDN w:val="0"/>
        <w:ind w:right="612"/>
        <w:rPr>
          <w:lang w:val="en-IN"/>
        </w:rPr>
      </w:pPr>
      <w:r w:rsidRPr="00AB6681">
        <w:rPr>
          <w:lang w:val="en-IN"/>
        </w:rPr>
        <w:t xml:space="preserve">        </w:t>
      </w:r>
      <w:proofErr w:type="gramStart"/>
      <w:r w:rsidRPr="00AB6681">
        <w:rPr>
          <w:lang w:val="en-IN"/>
        </w:rPr>
        <w:t>doi:10.1016/j.enbuild</w:t>
      </w:r>
      <w:proofErr w:type="gramEnd"/>
      <w:r w:rsidRPr="00AB6681">
        <w:rPr>
          <w:lang w:val="en-IN"/>
        </w:rPr>
        <w:t>.2014.05.032.</w:t>
      </w:r>
    </w:p>
    <w:p w14:paraId="1BF1A390" w14:textId="77777777" w:rsidR="004C7E3C" w:rsidRPr="00AB6681" w:rsidRDefault="004C7E3C" w:rsidP="004C7E3C">
      <w:pPr>
        <w:widowControl w:val="0"/>
        <w:tabs>
          <w:tab w:val="left" w:pos="1591"/>
        </w:tabs>
        <w:autoSpaceDE w:val="0"/>
        <w:autoSpaceDN w:val="0"/>
        <w:ind w:right="612"/>
        <w:rPr>
          <w:lang w:val="en-IN"/>
        </w:rPr>
      </w:pPr>
    </w:p>
    <w:p w14:paraId="01BFCB78" w14:textId="77777777" w:rsidR="004C7E3C" w:rsidRPr="00AB6681" w:rsidRDefault="004C7E3C" w:rsidP="004C7E3C">
      <w:pPr>
        <w:widowControl w:val="0"/>
        <w:tabs>
          <w:tab w:val="left" w:pos="1591"/>
        </w:tabs>
        <w:autoSpaceDE w:val="0"/>
        <w:autoSpaceDN w:val="0"/>
        <w:ind w:right="612"/>
        <w:rPr>
          <w:lang w:val="en-IN"/>
        </w:rPr>
      </w:pPr>
    </w:p>
    <w:p w14:paraId="72D2211F" w14:textId="77777777" w:rsidR="004C7E3C" w:rsidRPr="00AB6681" w:rsidRDefault="004C7E3C" w:rsidP="004C7E3C">
      <w:pPr>
        <w:widowControl w:val="0"/>
        <w:tabs>
          <w:tab w:val="left" w:pos="1591"/>
        </w:tabs>
        <w:autoSpaceDE w:val="0"/>
        <w:autoSpaceDN w:val="0"/>
        <w:ind w:right="612"/>
        <w:rPr>
          <w:lang w:val="en-IN"/>
        </w:rPr>
      </w:pPr>
    </w:p>
    <w:p w14:paraId="75EBB1BB" w14:textId="77777777" w:rsidR="004C7E3C" w:rsidRPr="00AB6681" w:rsidRDefault="004C7E3C" w:rsidP="004C7E3C">
      <w:pPr>
        <w:widowControl w:val="0"/>
        <w:tabs>
          <w:tab w:val="left" w:pos="1591"/>
        </w:tabs>
        <w:autoSpaceDE w:val="0"/>
        <w:autoSpaceDN w:val="0"/>
        <w:ind w:right="612"/>
        <w:rPr>
          <w:lang w:val="en-IN"/>
        </w:rPr>
      </w:pPr>
    </w:p>
    <w:p w14:paraId="37CBE0A1" w14:textId="77777777" w:rsidR="004C7E3C" w:rsidRPr="00AB6681" w:rsidRDefault="004C7E3C" w:rsidP="004C7E3C">
      <w:pPr>
        <w:widowControl w:val="0"/>
        <w:tabs>
          <w:tab w:val="left" w:pos="1591"/>
        </w:tabs>
        <w:autoSpaceDE w:val="0"/>
        <w:autoSpaceDN w:val="0"/>
        <w:ind w:right="612"/>
        <w:rPr>
          <w:lang w:val="en-IN"/>
        </w:rPr>
      </w:pPr>
    </w:p>
    <w:p w14:paraId="64E0FF2C" w14:textId="77777777" w:rsidR="004C7E3C" w:rsidRPr="00AB6681" w:rsidRDefault="004C7E3C" w:rsidP="004C7E3C">
      <w:pPr>
        <w:widowControl w:val="0"/>
        <w:tabs>
          <w:tab w:val="left" w:pos="1591"/>
        </w:tabs>
        <w:autoSpaceDE w:val="0"/>
        <w:autoSpaceDN w:val="0"/>
        <w:ind w:right="612"/>
        <w:rPr>
          <w:lang w:val="en-IN"/>
        </w:rPr>
      </w:pPr>
    </w:p>
    <w:p w14:paraId="6A04053F" w14:textId="77777777" w:rsidR="004C7E3C" w:rsidRPr="00AB6681" w:rsidRDefault="004C7E3C" w:rsidP="004C7E3C">
      <w:pPr>
        <w:widowControl w:val="0"/>
        <w:tabs>
          <w:tab w:val="left" w:pos="1591"/>
        </w:tabs>
        <w:autoSpaceDE w:val="0"/>
        <w:autoSpaceDN w:val="0"/>
        <w:ind w:right="612"/>
        <w:rPr>
          <w:lang w:val="en-IN"/>
        </w:rPr>
      </w:pPr>
    </w:p>
    <w:p w14:paraId="362F8587" w14:textId="77777777" w:rsidR="004C7E3C" w:rsidRPr="00AB6681" w:rsidRDefault="004C7E3C" w:rsidP="004C7E3C">
      <w:pPr>
        <w:widowControl w:val="0"/>
        <w:tabs>
          <w:tab w:val="left" w:pos="1591"/>
        </w:tabs>
        <w:autoSpaceDE w:val="0"/>
        <w:autoSpaceDN w:val="0"/>
        <w:ind w:right="612"/>
        <w:rPr>
          <w:lang w:val="en-IN"/>
        </w:rPr>
      </w:pPr>
    </w:p>
    <w:p w14:paraId="3BED524A" w14:textId="77777777" w:rsidR="004C7E3C" w:rsidRPr="00AB6681" w:rsidRDefault="004C7E3C" w:rsidP="004C7E3C">
      <w:pPr>
        <w:widowControl w:val="0"/>
        <w:tabs>
          <w:tab w:val="left" w:pos="1591"/>
        </w:tabs>
        <w:autoSpaceDE w:val="0"/>
        <w:autoSpaceDN w:val="0"/>
        <w:ind w:right="612"/>
        <w:rPr>
          <w:lang w:val="en-IN"/>
        </w:rPr>
      </w:pPr>
    </w:p>
    <w:p w14:paraId="711ADFB9" w14:textId="77777777" w:rsidR="004C7E3C" w:rsidRPr="00AB6681" w:rsidRDefault="004C7E3C" w:rsidP="004C7E3C">
      <w:pPr>
        <w:widowControl w:val="0"/>
        <w:tabs>
          <w:tab w:val="left" w:pos="1591"/>
        </w:tabs>
        <w:autoSpaceDE w:val="0"/>
        <w:autoSpaceDN w:val="0"/>
        <w:ind w:right="612"/>
        <w:rPr>
          <w:lang w:val="en-IN"/>
        </w:rPr>
      </w:pPr>
    </w:p>
    <w:p w14:paraId="065F84D5" w14:textId="77777777" w:rsidR="004C7E3C" w:rsidRPr="00AB6681" w:rsidRDefault="004C7E3C" w:rsidP="004C7E3C">
      <w:pPr>
        <w:widowControl w:val="0"/>
        <w:tabs>
          <w:tab w:val="left" w:pos="1591"/>
        </w:tabs>
        <w:autoSpaceDE w:val="0"/>
        <w:autoSpaceDN w:val="0"/>
        <w:ind w:right="612"/>
        <w:rPr>
          <w:lang w:val="en-IN"/>
        </w:rPr>
      </w:pPr>
    </w:p>
    <w:p w14:paraId="1A55583A" w14:textId="77777777" w:rsidR="004C7E3C" w:rsidRPr="00AB6681" w:rsidRDefault="004C7E3C" w:rsidP="004C7E3C">
      <w:pPr>
        <w:widowControl w:val="0"/>
        <w:tabs>
          <w:tab w:val="left" w:pos="1591"/>
        </w:tabs>
        <w:autoSpaceDE w:val="0"/>
        <w:autoSpaceDN w:val="0"/>
        <w:ind w:right="612"/>
        <w:rPr>
          <w:lang w:val="en-IN"/>
        </w:rPr>
      </w:pPr>
    </w:p>
    <w:p w14:paraId="766890A4" w14:textId="77777777" w:rsidR="004C7E3C" w:rsidRDefault="004C7E3C" w:rsidP="004C7E3C">
      <w:pPr>
        <w:widowControl w:val="0"/>
        <w:tabs>
          <w:tab w:val="left" w:pos="1591"/>
        </w:tabs>
        <w:autoSpaceDE w:val="0"/>
        <w:autoSpaceDN w:val="0"/>
        <w:ind w:right="612"/>
        <w:rPr>
          <w:sz w:val="28"/>
          <w:szCs w:val="28"/>
          <w:lang w:val="en-IN"/>
        </w:rPr>
      </w:pPr>
    </w:p>
    <w:p w14:paraId="22CD86DB" w14:textId="77777777" w:rsidR="004C7E3C" w:rsidRDefault="004C7E3C" w:rsidP="004C7E3C">
      <w:pPr>
        <w:widowControl w:val="0"/>
        <w:tabs>
          <w:tab w:val="left" w:pos="1591"/>
        </w:tabs>
        <w:autoSpaceDE w:val="0"/>
        <w:autoSpaceDN w:val="0"/>
        <w:ind w:right="612"/>
        <w:rPr>
          <w:sz w:val="28"/>
          <w:szCs w:val="28"/>
          <w:lang w:val="en-IN"/>
        </w:rPr>
      </w:pPr>
    </w:p>
    <w:p w14:paraId="47E937B0" w14:textId="77777777" w:rsidR="004C7E3C" w:rsidRDefault="004C7E3C" w:rsidP="004C7E3C">
      <w:pPr>
        <w:widowControl w:val="0"/>
        <w:tabs>
          <w:tab w:val="left" w:pos="1591"/>
        </w:tabs>
        <w:autoSpaceDE w:val="0"/>
        <w:autoSpaceDN w:val="0"/>
        <w:ind w:right="612"/>
        <w:rPr>
          <w:sz w:val="28"/>
          <w:szCs w:val="28"/>
          <w:lang w:val="en-IN"/>
        </w:rPr>
      </w:pPr>
    </w:p>
    <w:p w14:paraId="78A2DBEF" w14:textId="77777777" w:rsidR="004C7E3C" w:rsidRDefault="004C7E3C" w:rsidP="004C7E3C">
      <w:pPr>
        <w:widowControl w:val="0"/>
        <w:tabs>
          <w:tab w:val="left" w:pos="1591"/>
        </w:tabs>
        <w:autoSpaceDE w:val="0"/>
        <w:autoSpaceDN w:val="0"/>
        <w:ind w:right="612"/>
        <w:rPr>
          <w:sz w:val="28"/>
          <w:szCs w:val="28"/>
          <w:lang w:val="en-IN"/>
        </w:rPr>
      </w:pPr>
    </w:p>
    <w:p w14:paraId="1359DE7F" w14:textId="77777777" w:rsidR="004C7E3C" w:rsidRDefault="004C7E3C" w:rsidP="004C7E3C">
      <w:pPr>
        <w:widowControl w:val="0"/>
        <w:tabs>
          <w:tab w:val="left" w:pos="1591"/>
        </w:tabs>
        <w:autoSpaceDE w:val="0"/>
        <w:autoSpaceDN w:val="0"/>
        <w:ind w:right="612"/>
        <w:rPr>
          <w:sz w:val="28"/>
          <w:szCs w:val="28"/>
          <w:lang w:val="en-IN"/>
        </w:rPr>
      </w:pPr>
    </w:p>
    <w:p w14:paraId="5A861750" w14:textId="77777777" w:rsidR="004C7E3C" w:rsidRDefault="004C7E3C" w:rsidP="004C7E3C">
      <w:pPr>
        <w:widowControl w:val="0"/>
        <w:tabs>
          <w:tab w:val="left" w:pos="1591"/>
        </w:tabs>
        <w:autoSpaceDE w:val="0"/>
        <w:autoSpaceDN w:val="0"/>
        <w:ind w:right="612"/>
        <w:rPr>
          <w:sz w:val="28"/>
          <w:szCs w:val="28"/>
          <w:lang w:val="en-IN"/>
        </w:rPr>
      </w:pPr>
    </w:p>
    <w:p w14:paraId="62864B2F" w14:textId="77777777" w:rsidR="004C7E3C" w:rsidRDefault="004C7E3C" w:rsidP="004C7E3C">
      <w:pPr>
        <w:widowControl w:val="0"/>
        <w:tabs>
          <w:tab w:val="left" w:pos="1591"/>
        </w:tabs>
        <w:autoSpaceDE w:val="0"/>
        <w:autoSpaceDN w:val="0"/>
        <w:ind w:right="612"/>
        <w:rPr>
          <w:sz w:val="28"/>
          <w:szCs w:val="28"/>
          <w:lang w:val="en-IN"/>
        </w:rPr>
      </w:pPr>
    </w:p>
    <w:p w14:paraId="608C5A91" w14:textId="77777777" w:rsidR="004C7E3C" w:rsidRDefault="004C7E3C" w:rsidP="004C7E3C">
      <w:pPr>
        <w:widowControl w:val="0"/>
        <w:tabs>
          <w:tab w:val="left" w:pos="1591"/>
        </w:tabs>
        <w:autoSpaceDE w:val="0"/>
        <w:autoSpaceDN w:val="0"/>
        <w:ind w:right="612"/>
        <w:rPr>
          <w:sz w:val="28"/>
          <w:szCs w:val="28"/>
          <w:lang w:val="en-IN"/>
        </w:rPr>
      </w:pPr>
    </w:p>
    <w:p w14:paraId="2E8EA21F" w14:textId="77777777" w:rsidR="004C7E3C" w:rsidRDefault="004C7E3C" w:rsidP="004C7E3C">
      <w:pPr>
        <w:widowControl w:val="0"/>
        <w:tabs>
          <w:tab w:val="left" w:pos="1591"/>
        </w:tabs>
        <w:autoSpaceDE w:val="0"/>
        <w:autoSpaceDN w:val="0"/>
        <w:ind w:right="612"/>
        <w:rPr>
          <w:sz w:val="28"/>
          <w:szCs w:val="28"/>
          <w:lang w:val="en-IN"/>
        </w:rPr>
      </w:pPr>
    </w:p>
    <w:p w14:paraId="41EB96FB" w14:textId="77777777" w:rsidR="004C7E3C" w:rsidRDefault="004C7E3C" w:rsidP="004C7E3C">
      <w:pPr>
        <w:widowControl w:val="0"/>
        <w:tabs>
          <w:tab w:val="left" w:pos="1591"/>
        </w:tabs>
        <w:autoSpaceDE w:val="0"/>
        <w:autoSpaceDN w:val="0"/>
        <w:ind w:right="612"/>
        <w:rPr>
          <w:sz w:val="28"/>
          <w:szCs w:val="28"/>
          <w:lang w:val="en-IN"/>
        </w:rPr>
      </w:pPr>
    </w:p>
    <w:p w14:paraId="13D4F814" w14:textId="77777777" w:rsidR="004C7E3C" w:rsidRDefault="004C7E3C" w:rsidP="004C7E3C">
      <w:pPr>
        <w:widowControl w:val="0"/>
        <w:tabs>
          <w:tab w:val="left" w:pos="1591"/>
        </w:tabs>
        <w:autoSpaceDE w:val="0"/>
        <w:autoSpaceDN w:val="0"/>
        <w:ind w:right="612"/>
        <w:rPr>
          <w:sz w:val="28"/>
          <w:szCs w:val="28"/>
          <w:lang w:val="en-IN"/>
        </w:rPr>
      </w:pPr>
    </w:p>
    <w:p w14:paraId="1B9195F0" w14:textId="77777777" w:rsidR="004C7E3C" w:rsidRDefault="004C7E3C" w:rsidP="004C7E3C">
      <w:pPr>
        <w:widowControl w:val="0"/>
        <w:tabs>
          <w:tab w:val="left" w:pos="1591"/>
        </w:tabs>
        <w:autoSpaceDE w:val="0"/>
        <w:autoSpaceDN w:val="0"/>
        <w:ind w:right="612"/>
        <w:rPr>
          <w:sz w:val="28"/>
          <w:szCs w:val="28"/>
          <w:lang w:val="en-IN"/>
        </w:rPr>
      </w:pPr>
    </w:p>
    <w:p w14:paraId="00DD84BE" w14:textId="77777777" w:rsidR="004C7E3C" w:rsidRDefault="004C7E3C" w:rsidP="004C7E3C">
      <w:pPr>
        <w:widowControl w:val="0"/>
        <w:tabs>
          <w:tab w:val="left" w:pos="1591"/>
        </w:tabs>
        <w:autoSpaceDE w:val="0"/>
        <w:autoSpaceDN w:val="0"/>
        <w:ind w:right="612"/>
        <w:rPr>
          <w:sz w:val="28"/>
          <w:szCs w:val="28"/>
          <w:lang w:val="en-IN"/>
        </w:rPr>
      </w:pPr>
    </w:p>
    <w:p w14:paraId="4B7ECED8" w14:textId="77777777" w:rsidR="004C7E3C" w:rsidRDefault="004C7E3C" w:rsidP="004C7E3C">
      <w:pPr>
        <w:widowControl w:val="0"/>
        <w:tabs>
          <w:tab w:val="left" w:pos="1591"/>
        </w:tabs>
        <w:autoSpaceDE w:val="0"/>
        <w:autoSpaceDN w:val="0"/>
        <w:ind w:right="612"/>
        <w:rPr>
          <w:sz w:val="28"/>
          <w:szCs w:val="28"/>
          <w:lang w:val="en-IN"/>
        </w:rPr>
      </w:pPr>
    </w:p>
    <w:p w14:paraId="46DDA57C" w14:textId="77777777" w:rsidR="004C7E3C" w:rsidRDefault="004C7E3C" w:rsidP="004C7E3C">
      <w:pPr>
        <w:widowControl w:val="0"/>
        <w:tabs>
          <w:tab w:val="left" w:pos="1591"/>
        </w:tabs>
        <w:autoSpaceDE w:val="0"/>
        <w:autoSpaceDN w:val="0"/>
        <w:ind w:right="612"/>
        <w:rPr>
          <w:sz w:val="28"/>
          <w:szCs w:val="28"/>
          <w:lang w:val="en-IN"/>
        </w:rPr>
      </w:pPr>
    </w:p>
    <w:p w14:paraId="012CFFFF" w14:textId="77777777" w:rsidR="004C7E3C" w:rsidRDefault="004C7E3C" w:rsidP="004C7E3C">
      <w:pPr>
        <w:widowControl w:val="0"/>
        <w:tabs>
          <w:tab w:val="left" w:pos="1591"/>
        </w:tabs>
        <w:autoSpaceDE w:val="0"/>
        <w:autoSpaceDN w:val="0"/>
        <w:ind w:right="612"/>
        <w:rPr>
          <w:sz w:val="28"/>
          <w:szCs w:val="28"/>
          <w:lang w:val="en-IN"/>
        </w:rPr>
      </w:pPr>
    </w:p>
    <w:p w14:paraId="6F0ED849" w14:textId="77777777" w:rsidR="004C7E3C" w:rsidRDefault="004C7E3C" w:rsidP="004C7E3C">
      <w:pPr>
        <w:widowControl w:val="0"/>
        <w:tabs>
          <w:tab w:val="left" w:pos="1591"/>
        </w:tabs>
        <w:autoSpaceDE w:val="0"/>
        <w:autoSpaceDN w:val="0"/>
        <w:ind w:right="612"/>
        <w:rPr>
          <w:sz w:val="28"/>
          <w:szCs w:val="28"/>
          <w:lang w:val="en-IN"/>
        </w:rPr>
      </w:pPr>
    </w:p>
    <w:p w14:paraId="4F6F6067" w14:textId="77777777" w:rsidR="004C7E3C" w:rsidRDefault="004C7E3C" w:rsidP="004C7E3C">
      <w:pPr>
        <w:widowControl w:val="0"/>
        <w:tabs>
          <w:tab w:val="left" w:pos="1591"/>
        </w:tabs>
        <w:autoSpaceDE w:val="0"/>
        <w:autoSpaceDN w:val="0"/>
        <w:ind w:right="612"/>
        <w:rPr>
          <w:sz w:val="28"/>
          <w:szCs w:val="28"/>
          <w:lang w:val="en-IN"/>
        </w:rPr>
      </w:pPr>
    </w:p>
    <w:p w14:paraId="617CA404" w14:textId="77777777" w:rsidR="004C7E3C" w:rsidRDefault="004C7E3C" w:rsidP="004C7E3C">
      <w:pPr>
        <w:widowControl w:val="0"/>
        <w:tabs>
          <w:tab w:val="left" w:pos="1591"/>
        </w:tabs>
        <w:autoSpaceDE w:val="0"/>
        <w:autoSpaceDN w:val="0"/>
        <w:ind w:right="612"/>
        <w:rPr>
          <w:sz w:val="28"/>
          <w:szCs w:val="28"/>
          <w:lang w:val="en-IN"/>
        </w:rPr>
      </w:pPr>
    </w:p>
    <w:p w14:paraId="5B174D3E" w14:textId="77777777" w:rsidR="004C7E3C" w:rsidRDefault="004C7E3C" w:rsidP="004C7E3C">
      <w:pPr>
        <w:widowControl w:val="0"/>
        <w:tabs>
          <w:tab w:val="left" w:pos="1591"/>
        </w:tabs>
        <w:autoSpaceDE w:val="0"/>
        <w:autoSpaceDN w:val="0"/>
        <w:ind w:right="612"/>
        <w:rPr>
          <w:sz w:val="28"/>
          <w:szCs w:val="28"/>
          <w:lang w:val="en-IN"/>
        </w:rPr>
      </w:pPr>
    </w:p>
    <w:p w14:paraId="6A48ABEF" w14:textId="77777777" w:rsidR="004C7E3C" w:rsidRDefault="004C7E3C" w:rsidP="004C7E3C">
      <w:pPr>
        <w:widowControl w:val="0"/>
        <w:tabs>
          <w:tab w:val="left" w:pos="1591"/>
        </w:tabs>
        <w:autoSpaceDE w:val="0"/>
        <w:autoSpaceDN w:val="0"/>
        <w:ind w:right="612"/>
        <w:rPr>
          <w:sz w:val="28"/>
          <w:szCs w:val="28"/>
          <w:lang w:val="en-IN"/>
        </w:rPr>
      </w:pPr>
    </w:p>
    <w:p w14:paraId="67066644" w14:textId="77777777" w:rsidR="004C7E3C" w:rsidRDefault="004C7E3C" w:rsidP="004C7E3C">
      <w:pPr>
        <w:widowControl w:val="0"/>
        <w:tabs>
          <w:tab w:val="left" w:pos="1591"/>
        </w:tabs>
        <w:autoSpaceDE w:val="0"/>
        <w:autoSpaceDN w:val="0"/>
        <w:ind w:right="612"/>
        <w:rPr>
          <w:sz w:val="28"/>
          <w:szCs w:val="28"/>
          <w:lang w:val="en-IN"/>
        </w:rPr>
      </w:pPr>
    </w:p>
    <w:p w14:paraId="1AE2297D" w14:textId="77777777" w:rsidR="004C7E3C" w:rsidRDefault="004C7E3C" w:rsidP="004C7E3C">
      <w:pPr>
        <w:widowControl w:val="0"/>
        <w:tabs>
          <w:tab w:val="left" w:pos="1591"/>
        </w:tabs>
        <w:autoSpaceDE w:val="0"/>
        <w:autoSpaceDN w:val="0"/>
        <w:ind w:right="612"/>
        <w:rPr>
          <w:sz w:val="28"/>
          <w:szCs w:val="28"/>
          <w:lang w:val="en-IN"/>
        </w:rPr>
      </w:pPr>
    </w:p>
    <w:p w14:paraId="4DA4DC07" w14:textId="77777777" w:rsidR="004C7E3C" w:rsidRDefault="004C7E3C" w:rsidP="004C7E3C">
      <w:pPr>
        <w:widowControl w:val="0"/>
        <w:tabs>
          <w:tab w:val="left" w:pos="1591"/>
        </w:tabs>
        <w:autoSpaceDE w:val="0"/>
        <w:autoSpaceDN w:val="0"/>
        <w:ind w:right="612"/>
        <w:rPr>
          <w:sz w:val="28"/>
          <w:szCs w:val="28"/>
          <w:lang w:val="en-IN"/>
        </w:rPr>
      </w:pPr>
    </w:p>
    <w:p w14:paraId="52FD2AAF" w14:textId="77777777" w:rsidR="004C7E3C" w:rsidRDefault="004C7E3C" w:rsidP="004C7E3C">
      <w:pPr>
        <w:widowControl w:val="0"/>
        <w:tabs>
          <w:tab w:val="left" w:pos="1591"/>
        </w:tabs>
        <w:autoSpaceDE w:val="0"/>
        <w:autoSpaceDN w:val="0"/>
        <w:ind w:right="612"/>
        <w:rPr>
          <w:sz w:val="28"/>
          <w:szCs w:val="28"/>
          <w:lang w:val="en-IN"/>
        </w:rPr>
      </w:pPr>
    </w:p>
    <w:p w14:paraId="2B6FDA9D" w14:textId="77777777" w:rsidR="004C7E3C" w:rsidRDefault="004C7E3C" w:rsidP="004C7E3C">
      <w:pPr>
        <w:widowControl w:val="0"/>
        <w:tabs>
          <w:tab w:val="left" w:pos="1591"/>
        </w:tabs>
        <w:autoSpaceDE w:val="0"/>
        <w:autoSpaceDN w:val="0"/>
        <w:ind w:right="612"/>
        <w:rPr>
          <w:sz w:val="28"/>
          <w:szCs w:val="28"/>
          <w:lang w:val="en-IN"/>
        </w:rPr>
      </w:pPr>
    </w:p>
    <w:p w14:paraId="2F898E28" w14:textId="77777777" w:rsidR="004C7E3C" w:rsidRDefault="004C7E3C" w:rsidP="004C7E3C">
      <w:pPr>
        <w:widowControl w:val="0"/>
        <w:tabs>
          <w:tab w:val="left" w:pos="1591"/>
        </w:tabs>
        <w:autoSpaceDE w:val="0"/>
        <w:autoSpaceDN w:val="0"/>
        <w:ind w:right="612"/>
        <w:rPr>
          <w:sz w:val="28"/>
          <w:szCs w:val="28"/>
          <w:lang w:val="en-IN"/>
        </w:rPr>
      </w:pPr>
    </w:p>
    <w:p w14:paraId="0CEEA5D0" w14:textId="77777777" w:rsidR="004C7E3C" w:rsidRDefault="004C7E3C" w:rsidP="004C7E3C">
      <w:pPr>
        <w:widowControl w:val="0"/>
        <w:tabs>
          <w:tab w:val="left" w:pos="1591"/>
        </w:tabs>
        <w:autoSpaceDE w:val="0"/>
        <w:autoSpaceDN w:val="0"/>
        <w:ind w:right="612"/>
        <w:rPr>
          <w:sz w:val="28"/>
          <w:szCs w:val="28"/>
          <w:lang w:val="en-IN"/>
        </w:rPr>
      </w:pPr>
    </w:p>
    <w:p w14:paraId="26F94275" w14:textId="4B1F5AE3" w:rsidR="007117F0" w:rsidRPr="000367BA" w:rsidRDefault="004C7E3C" w:rsidP="004C7E3C">
      <w:pPr>
        <w:widowControl w:val="0"/>
        <w:tabs>
          <w:tab w:val="left" w:pos="1591"/>
        </w:tabs>
        <w:autoSpaceDE w:val="0"/>
        <w:autoSpaceDN w:val="0"/>
        <w:ind w:right="612"/>
        <w:rPr>
          <w:sz w:val="28"/>
          <w:szCs w:val="28"/>
        </w:rPr>
      </w:pPr>
      <w:r w:rsidRPr="000367BA">
        <w:rPr>
          <w:sz w:val="28"/>
          <w:szCs w:val="28"/>
        </w:rPr>
        <w:t xml:space="preserve"> </w:t>
      </w:r>
    </w:p>
    <w:sectPr w:rsidR="007117F0" w:rsidRPr="000367BA">
      <w:headerReference w:type="default" r:id="rId35"/>
      <w:footerReference w:type="default" r:id="rId36"/>
      <w:pgSz w:w="11907" w:h="16839"/>
      <w:pgMar w:top="425" w:right="567" w:bottom="425" w:left="96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CA62" w14:textId="77777777" w:rsidR="00C93BC1" w:rsidRDefault="00C93BC1">
      <w:r>
        <w:separator/>
      </w:r>
    </w:p>
  </w:endnote>
  <w:endnote w:type="continuationSeparator" w:id="0">
    <w:p w14:paraId="4F6757A6" w14:textId="77777777" w:rsidR="00C93BC1" w:rsidRDefault="00C93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age Italic">
    <w:altName w:val="Calibri"/>
    <w:charset w:val="00"/>
    <w:family w:val="script"/>
    <w:pitch w:val="variable"/>
    <w:sig w:usb0="00000003" w:usb1="00000000" w:usb2="00000000" w:usb3="00000000" w:csb0="00000001" w:csb1="00000000"/>
  </w:font>
  <w:font w:name="ADJCO B+ MTSY">
    <w:altName w:val="Malgun Gothic"/>
    <w:charset w:val="81"/>
    <w:family w:val="swiss"/>
    <w:pitch w:val="default"/>
    <w:sig w:usb0="00000000" w:usb1="00000000" w:usb2="00000010" w:usb3="00000000" w:csb0="00080000" w:csb1="00000000"/>
  </w:font>
  <w:font w:name="ff1">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 w:name="ff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6D6A4" w14:textId="3055CB51" w:rsidR="004849C2" w:rsidRDefault="0023026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7612EB">
      <w:rPr>
        <w:noProof/>
        <w:color w:val="000000"/>
      </w:rPr>
      <w:t>2</w:t>
    </w:r>
    <w:r>
      <w:rPr>
        <w:color w:val="000000"/>
      </w:rPr>
      <w:fldChar w:fldCharType="end"/>
    </w:r>
  </w:p>
  <w:p w14:paraId="62E518AF" w14:textId="77777777" w:rsidR="004849C2" w:rsidRDefault="004849C2">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62DE" w14:textId="5E868DE1" w:rsidR="004849C2" w:rsidRDefault="00230268">
    <w:pPr>
      <w:pBdr>
        <w:top w:val="single" w:sz="24" w:space="1" w:color="000000"/>
        <w:left w:val="nil"/>
        <w:bottom w:val="nil"/>
        <w:right w:val="nil"/>
        <w:between w:val="nil"/>
      </w:pBdr>
      <w:tabs>
        <w:tab w:val="center" w:pos="4680"/>
        <w:tab w:val="right" w:pos="9360"/>
        <w:tab w:val="left" w:pos="9326"/>
      </w:tabs>
      <w:rPr>
        <w:color w:val="000000"/>
      </w:rPr>
    </w:pPr>
    <w:r>
      <w:rPr>
        <w:color w:val="000000"/>
      </w:rPr>
      <w:t>Department of Mechanical Engineering, SVCE, Bengaluru-562157</w:t>
    </w: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7612EB">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90B80" w14:textId="77777777" w:rsidR="00C93BC1" w:rsidRDefault="00C93BC1">
      <w:r>
        <w:separator/>
      </w:r>
    </w:p>
  </w:footnote>
  <w:footnote w:type="continuationSeparator" w:id="0">
    <w:p w14:paraId="678C5696" w14:textId="77777777" w:rsidR="00C93BC1" w:rsidRDefault="00C93B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3A37" w14:textId="42E87F87" w:rsidR="004849C2" w:rsidRDefault="00D51EA0">
    <w:pPr>
      <w:pBdr>
        <w:top w:val="nil"/>
        <w:left w:val="nil"/>
        <w:bottom w:val="nil"/>
        <w:right w:val="nil"/>
        <w:between w:val="nil"/>
      </w:pBdr>
      <w:tabs>
        <w:tab w:val="center" w:pos="4513"/>
        <w:tab w:val="right" w:pos="9026"/>
        <w:tab w:val="left" w:pos="8976"/>
      </w:tabs>
      <w:rPr>
        <w:color w:val="000000"/>
        <w:sz w:val="22"/>
        <w:szCs w:val="22"/>
      </w:rPr>
    </w:pPr>
    <w:r>
      <w:rPr>
        <w:noProof/>
      </w:rPr>
      <w:drawing>
        <wp:anchor distT="0" distB="0" distL="114300" distR="114300" simplePos="0" relativeHeight="251659264" behindDoc="1" locked="0" layoutInCell="1" allowOverlap="1" wp14:anchorId="69F2E437" wp14:editId="2A681B05">
          <wp:simplePos x="0" y="0"/>
          <wp:positionH relativeFrom="page">
            <wp:posOffset>5075799</wp:posOffset>
          </wp:positionH>
          <wp:positionV relativeFrom="paragraph">
            <wp:posOffset>-116108</wp:posOffset>
          </wp:positionV>
          <wp:extent cx="1875155" cy="257810"/>
          <wp:effectExtent l="0" t="0" r="0" b="8890"/>
          <wp:wrapTight wrapText="bothSides">
            <wp:wrapPolygon edited="0">
              <wp:start x="0" y="0"/>
              <wp:lineTo x="0" y="20749"/>
              <wp:lineTo x="21285" y="20749"/>
              <wp:lineTo x="21285"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126000"/>
                            </a14:imgEffect>
                          </a14:imgLayer>
                        </a14:imgProps>
                      </a:ext>
                      <a:ext uri="{28A0092B-C50C-407E-A947-70E740481C1C}">
                        <a14:useLocalDpi xmlns:a14="http://schemas.microsoft.com/office/drawing/2010/main" val="0"/>
                      </a:ext>
                    </a:extLst>
                  </a:blip>
                  <a:srcRect/>
                  <a:stretch>
                    <a:fillRect/>
                  </a:stretch>
                </pic:blipFill>
                <pic:spPr bwMode="auto">
                  <a:xfrm>
                    <a:off x="0" y="0"/>
                    <a:ext cx="1875155" cy="25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268">
      <w:rPr>
        <w:color w:val="000000"/>
        <w:sz w:val="22"/>
        <w:szCs w:val="22"/>
      </w:rPr>
      <w:t xml:space="preserve">INTERNSHIP TRAINING PROGRAM REPORT                                       </w:t>
    </w:r>
    <w:r w:rsidR="00230268">
      <w:rPr>
        <w:color w:val="000000"/>
        <w:sz w:val="22"/>
        <w:szCs w:val="22"/>
      </w:rPr>
      <w:tab/>
    </w:r>
  </w:p>
  <w:p w14:paraId="633D59FF" w14:textId="340B7061" w:rsidR="004849C2" w:rsidRDefault="004849C2">
    <w:pPr>
      <w:pBdr>
        <w:top w:val="nil"/>
        <w:left w:val="nil"/>
        <w:bottom w:val="single" w:sz="24" w:space="1" w:color="000000"/>
        <w:right w:val="nil"/>
        <w:between w:val="nil"/>
      </w:pBdr>
      <w:tabs>
        <w:tab w:val="center" w:pos="4513"/>
        <w:tab w:val="right" w:pos="9026"/>
      </w:tabs>
      <w:rPr>
        <w:color w:val="000000"/>
        <w:sz w:val="22"/>
        <w:szCs w:val="22"/>
      </w:rPr>
    </w:pPr>
  </w:p>
  <w:p w14:paraId="43B27BF4" w14:textId="77777777" w:rsidR="004849C2" w:rsidRDefault="004849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B94A51"/>
    <w:multiLevelType w:val="multilevel"/>
    <w:tmpl w:val="55621080"/>
    <w:lvl w:ilvl="0">
      <w:start w:val="1"/>
      <w:numFmt w:val="decimal"/>
      <w:lvlText w:val="%1."/>
      <w:lvlJc w:val="left"/>
      <w:pPr>
        <w:tabs>
          <w:tab w:val="left" w:pos="312"/>
        </w:tabs>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4E5F2D"/>
    <w:multiLevelType w:val="multilevel"/>
    <w:tmpl w:val="21CE234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065648DE"/>
    <w:multiLevelType w:val="multilevel"/>
    <w:tmpl w:val="60B0C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6D79A0"/>
    <w:multiLevelType w:val="multilevel"/>
    <w:tmpl w:val="6B5AD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6E653B"/>
    <w:multiLevelType w:val="multilevel"/>
    <w:tmpl w:val="8D50DAF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8D4EAF"/>
    <w:multiLevelType w:val="multilevel"/>
    <w:tmpl w:val="BC663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1D7551"/>
    <w:multiLevelType w:val="multilevel"/>
    <w:tmpl w:val="F918B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12211"/>
    <w:multiLevelType w:val="multilevel"/>
    <w:tmpl w:val="29F89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7F3C26"/>
    <w:multiLevelType w:val="multilevel"/>
    <w:tmpl w:val="925A02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23372B"/>
    <w:multiLevelType w:val="multilevel"/>
    <w:tmpl w:val="376A43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68B39E1"/>
    <w:multiLevelType w:val="multilevel"/>
    <w:tmpl w:val="41C69E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D47155D"/>
    <w:multiLevelType w:val="multilevel"/>
    <w:tmpl w:val="93FA7C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0AB2FAB"/>
    <w:multiLevelType w:val="multilevel"/>
    <w:tmpl w:val="E2CC35F6"/>
    <w:lvl w:ilvl="0">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7B07EA3"/>
    <w:multiLevelType w:val="hybridMultilevel"/>
    <w:tmpl w:val="CCB6116E"/>
    <w:lvl w:ilvl="0" w:tplc="4D82E864">
      <w:start w:val="1"/>
      <w:numFmt w:val="decimal"/>
      <w:lvlText w:val="%1."/>
      <w:lvlJc w:val="left"/>
      <w:pPr>
        <w:ind w:left="720" w:hanging="360"/>
      </w:pPr>
      <w:rPr>
        <w:rFonts w:ascii="Arial" w:hAnsi="Arial" w:cs="Arial"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8549B2"/>
    <w:multiLevelType w:val="multilevel"/>
    <w:tmpl w:val="FD88F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69A1AC7"/>
    <w:multiLevelType w:val="multilevel"/>
    <w:tmpl w:val="FE3E3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DC63EAF"/>
    <w:multiLevelType w:val="multilevel"/>
    <w:tmpl w:val="EC42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50353"/>
    <w:multiLevelType w:val="multilevel"/>
    <w:tmpl w:val="8E946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23025B6"/>
    <w:multiLevelType w:val="multilevel"/>
    <w:tmpl w:val="ED3E1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92A1403"/>
    <w:multiLevelType w:val="multilevel"/>
    <w:tmpl w:val="C166F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9580537"/>
    <w:multiLevelType w:val="hybridMultilevel"/>
    <w:tmpl w:val="683ADF62"/>
    <w:lvl w:ilvl="0" w:tplc="3438B1FE">
      <w:numFmt w:val="bullet"/>
      <w:lvlText w:val=""/>
      <w:lvlJc w:val="left"/>
      <w:pPr>
        <w:ind w:left="838" w:hanging="360"/>
      </w:pPr>
      <w:rPr>
        <w:rFonts w:hint="default"/>
        <w:w w:val="100"/>
        <w:lang w:val="en-US" w:eastAsia="en-US" w:bidi="ar-SA"/>
      </w:rPr>
    </w:lvl>
    <w:lvl w:ilvl="1" w:tplc="DEC49F04">
      <w:numFmt w:val="bullet"/>
      <w:lvlText w:val=""/>
      <w:lvlJc w:val="left"/>
      <w:pPr>
        <w:ind w:left="838" w:hanging="274"/>
      </w:pPr>
      <w:rPr>
        <w:rFonts w:ascii="Symbol" w:eastAsia="Symbol" w:hAnsi="Symbol" w:cs="Symbol" w:hint="default"/>
        <w:w w:val="100"/>
        <w:sz w:val="24"/>
        <w:szCs w:val="24"/>
        <w:lang w:val="en-US" w:eastAsia="en-US" w:bidi="ar-SA"/>
      </w:rPr>
    </w:lvl>
    <w:lvl w:ilvl="2" w:tplc="C3A630F4">
      <w:numFmt w:val="bullet"/>
      <w:lvlText w:val="•"/>
      <w:lvlJc w:val="left"/>
      <w:pPr>
        <w:ind w:left="2702" w:hanging="274"/>
      </w:pPr>
      <w:rPr>
        <w:rFonts w:hint="default"/>
        <w:lang w:val="en-US" w:eastAsia="en-US" w:bidi="ar-SA"/>
      </w:rPr>
    </w:lvl>
    <w:lvl w:ilvl="3" w:tplc="6B948398">
      <w:numFmt w:val="bullet"/>
      <w:lvlText w:val="•"/>
      <w:lvlJc w:val="left"/>
      <w:pPr>
        <w:ind w:left="3633" w:hanging="274"/>
      </w:pPr>
      <w:rPr>
        <w:rFonts w:hint="default"/>
        <w:lang w:val="en-US" w:eastAsia="en-US" w:bidi="ar-SA"/>
      </w:rPr>
    </w:lvl>
    <w:lvl w:ilvl="4" w:tplc="CDE205C6">
      <w:numFmt w:val="bullet"/>
      <w:lvlText w:val="•"/>
      <w:lvlJc w:val="left"/>
      <w:pPr>
        <w:ind w:left="4564" w:hanging="274"/>
      </w:pPr>
      <w:rPr>
        <w:rFonts w:hint="default"/>
        <w:lang w:val="en-US" w:eastAsia="en-US" w:bidi="ar-SA"/>
      </w:rPr>
    </w:lvl>
    <w:lvl w:ilvl="5" w:tplc="010ECE78">
      <w:numFmt w:val="bullet"/>
      <w:lvlText w:val="•"/>
      <w:lvlJc w:val="left"/>
      <w:pPr>
        <w:ind w:left="5495" w:hanging="274"/>
      </w:pPr>
      <w:rPr>
        <w:rFonts w:hint="default"/>
        <w:lang w:val="en-US" w:eastAsia="en-US" w:bidi="ar-SA"/>
      </w:rPr>
    </w:lvl>
    <w:lvl w:ilvl="6" w:tplc="6D724DB6">
      <w:numFmt w:val="bullet"/>
      <w:lvlText w:val="•"/>
      <w:lvlJc w:val="left"/>
      <w:pPr>
        <w:ind w:left="6426" w:hanging="274"/>
      </w:pPr>
      <w:rPr>
        <w:rFonts w:hint="default"/>
        <w:lang w:val="en-US" w:eastAsia="en-US" w:bidi="ar-SA"/>
      </w:rPr>
    </w:lvl>
    <w:lvl w:ilvl="7" w:tplc="C486FF6A">
      <w:numFmt w:val="bullet"/>
      <w:lvlText w:val="•"/>
      <w:lvlJc w:val="left"/>
      <w:pPr>
        <w:ind w:left="7357" w:hanging="274"/>
      </w:pPr>
      <w:rPr>
        <w:rFonts w:hint="default"/>
        <w:lang w:val="en-US" w:eastAsia="en-US" w:bidi="ar-SA"/>
      </w:rPr>
    </w:lvl>
    <w:lvl w:ilvl="8" w:tplc="397A519C">
      <w:numFmt w:val="bullet"/>
      <w:lvlText w:val="•"/>
      <w:lvlJc w:val="left"/>
      <w:pPr>
        <w:ind w:left="8288" w:hanging="274"/>
      </w:pPr>
      <w:rPr>
        <w:rFonts w:hint="default"/>
        <w:lang w:val="en-US" w:eastAsia="en-US" w:bidi="ar-SA"/>
      </w:rPr>
    </w:lvl>
  </w:abstractNum>
  <w:abstractNum w:abstractNumId="21" w15:restartNumberingAfterBreak="0">
    <w:nsid w:val="7ED036E1"/>
    <w:multiLevelType w:val="multilevel"/>
    <w:tmpl w:val="0BCAB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9757321">
    <w:abstractNumId w:val="8"/>
  </w:num>
  <w:num w:numId="2" w16cid:durableId="2107967821">
    <w:abstractNumId w:val="5"/>
  </w:num>
  <w:num w:numId="3" w16cid:durableId="1580559087">
    <w:abstractNumId w:val="14"/>
  </w:num>
  <w:num w:numId="4" w16cid:durableId="2116172303">
    <w:abstractNumId w:val="15"/>
  </w:num>
  <w:num w:numId="5" w16cid:durableId="65029486">
    <w:abstractNumId w:val="12"/>
  </w:num>
  <w:num w:numId="6" w16cid:durableId="929001290">
    <w:abstractNumId w:val="3"/>
  </w:num>
  <w:num w:numId="7" w16cid:durableId="411977361">
    <w:abstractNumId w:val="4"/>
  </w:num>
  <w:num w:numId="8" w16cid:durableId="1720549135">
    <w:abstractNumId w:val="6"/>
  </w:num>
  <w:num w:numId="9" w16cid:durableId="148837700">
    <w:abstractNumId w:val="21"/>
  </w:num>
  <w:num w:numId="10" w16cid:durableId="1535460927">
    <w:abstractNumId w:val="9"/>
  </w:num>
  <w:num w:numId="11" w16cid:durableId="789133594">
    <w:abstractNumId w:val="2"/>
  </w:num>
  <w:num w:numId="12" w16cid:durableId="1204708564">
    <w:abstractNumId w:val="1"/>
  </w:num>
  <w:num w:numId="13" w16cid:durableId="865295663">
    <w:abstractNumId w:val="11"/>
  </w:num>
  <w:num w:numId="14" w16cid:durableId="1724404451">
    <w:abstractNumId w:val="10"/>
  </w:num>
  <w:num w:numId="15" w16cid:durableId="1706833336">
    <w:abstractNumId w:val="17"/>
  </w:num>
  <w:num w:numId="16" w16cid:durableId="125591274">
    <w:abstractNumId w:val="18"/>
  </w:num>
  <w:num w:numId="17" w16cid:durableId="113907197">
    <w:abstractNumId w:val="19"/>
  </w:num>
  <w:num w:numId="18" w16cid:durableId="303237353">
    <w:abstractNumId w:val="7"/>
  </w:num>
  <w:num w:numId="19" w16cid:durableId="1338997580">
    <w:abstractNumId w:val="20"/>
  </w:num>
  <w:num w:numId="20" w16cid:durableId="438066023">
    <w:abstractNumId w:val="0"/>
  </w:num>
  <w:num w:numId="21" w16cid:durableId="1153569980">
    <w:abstractNumId w:val="16"/>
  </w:num>
  <w:num w:numId="22" w16cid:durableId="126137264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THAN M">
    <w15:presenceInfo w15:providerId="None" w15:userId="CHETHAN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C2"/>
    <w:rsid w:val="000208E0"/>
    <w:rsid w:val="00033D9F"/>
    <w:rsid w:val="000367BA"/>
    <w:rsid w:val="000C27CE"/>
    <w:rsid w:val="000C452A"/>
    <w:rsid w:val="00105DF7"/>
    <w:rsid w:val="00146190"/>
    <w:rsid w:val="0019374C"/>
    <w:rsid w:val="001948DB"/>
    <w:rsid w:val="001A5FD9"/>
    <w:rsid w:val="001B0BFE"/>
    <w:rsid w:val="001B523D"/>
    <w:rsid w:val="001C6F0E"/>
    <w:rsid w:val="00230268"/>
    <w:rsid w:val="002823E9"/>
    <w:rsid w:val="00282549"/>
    <w:rsid w:val="00296121"/>
    <w:rsid w:val="00310185"/>
    <w:rsid w:val="003122BA"/>
    <w:rsid w:val="003768AA"/>
    <w:rsid w:val="00385CDE"/>
    <w:rsid w:val="003E62BB"/>
    <w:rsid w:val="00425702"/>
    <w:rsid w:val="004849C2"/>
    <w:rsid w:val="004A44C3"/>
    <w:rsid w:val="004C7E3C"/>
    <w:rsid w:val="005D6490"/>
    <w:rsid w:val="00626FCA"/>
    <w:rsid w:val="00676EEE"/>
    <w:rsid w:val="0070454A"/>
    <w:rsid w:val="007117F0"/>
    <w:rsid w:val="00755F4D"/>
    <w:rsid w:val="007612EB"/>
    <w:rsid w:val="00764938"/>
    <w:rsid w:val="007868FC"/>
    <w:rsid w:val="007A2D2A"/>
    <w:rsid w:val="007D1746"/>
    <w:rsid w:val="00812343"/>
    <w:rsid w:val="00841462"/>
    <w:rsid w:val="0086540A"/>
    <w:rsid w:val="008713ED"/>
    <w:rsid w:val="0087433C"/>
    <w:rsid w:val="00894D89"/>
    <w:rsid w:val="008B7409"/>
    <w:rsid w:val="008C77CE"/>
    <w:rsid w:val="008D377B"/>
    <w:rsid w:val="008F149F"/>
    <w:rsid w:val="00920431"/>
    <w:rsid w:val="009334AE"/>
    <w:rsid w:val="00967D8A"/>
    <w:rsid w:val="009A111D"/>
    <w:rsid w:val="009D5370"/>
    <w:rsid w:val="00A70FF8"/>
    <w:rsid w:val="00AA78DE"/>
    <w:rsid w:val="00AB6681"/>
    <w:rsid w:val="00AC0761"/>
    <w:rsid w:val="00AC7661"/>
    <w:rsid w:val="00B21A08"/>
    <w:rsid w:val="00B43589"/>
    <w:rsid w:val="00B63DE5"/>
    <w:rsid w:val="00B73F82"/>
    <w:rsid w:val="00BA7240"/>
    <w:rsid w:val="00BC1F53"/>
    <w:rsid w:val="00C01CA1"/>
    <w:rsid w:val="00C34D54"/>
    <w:rsid w:val="00C368F7"/>
    <w:rsid w:val="00C6665C"/>
    <w:rsid w:val="00C8416D"/>
    <w:rsid w:val="00C93BC1"/>
    <w:rsid w:val="00CC7B90"/>
    <w:rsid w:val="00CD0292"/>
    <w:rsid w:val="00CE517F"/>
    <w:rsid w:val="00D2496A"/>
    <w:rsid w:val="00D345FC"/>
    <w:rsid w:val="00D51EA0"/>
    <w:rsid w:val="00D62230"/>
    <w:rsid w:val="00D803AD"/>
    <w:rsid w:val="00D849DF"/>
    <w:rsid w:val="00D936A1"/>
    <w:rsid w:val="00DD1C3F"/>
    <w:rsid w:val="00DE3A5F"/>
    <w:rsid w:val="00DF4D06"/>
    <w:rsid w:val="00E11539"/>
    <w:rsid w:val="00E66ADB"/>
    <w:rsid w:val="00E86470"/>
    <w:rsid w:val="00F31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D8BB8"/>
  <w15:docId w15:val="{DA15688A-5848-4CAE-9736-1FC7FE0F3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line="276" w:lineRule="auto"/>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outlineLvl w:val="2"/>
    </w:pPr>
    <w:rPr>
      <w:b/>
      <w:color w:val="FF00FF"/>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paragraph" w:styleId="Header">
    <w:name w:val="header"/>
    <w:basedOn w:val="Normal"/>
    <w:link w:val="HeaderChar"/>
    <w:uiPriority w:val="99"/>
    <w:unhideWhenUsed/>
    <w:rsid w:val="00BA7240"/>
    <w:pPr>
      <w:tabs>
        <w:tab w:val="center" w:pos="4513"/>
        <w:tab w:val="right" w:pos="9026"/>
      </w:tabs>
    </w:pPr>
  </w:style>
  <w:style w:type="character" w:customStyle="1" w:styleId="HeaderChar">
    <w:name w:val="Header Char"/>
    <w:basedOn w:val="DefaultParagraphFont"/>
    <w:link w:val="Header"/>
    <w:uiPriority w:val="99"/>
    <w:rsid w:val="00BA7240"/>
  </w:style>
  <w:style w:type="paragraph" w:styleId="Footer">
    <w:name w:val="footer"/>
    <w:basedOn w:val="Normal"/>
    <w:link w:val="FooterChar"/>
    <w:uiPriority w:val="99"/>
    <w:unhideWhenUsed/>
    <w:rsid w:val="00BA7240"/>
    <w:pPr>
      <w:tabs>
        <w:tab w:val="center" w:pos="4513"/>
        <w:tab w:val="right" w:pos="9026"/>
      </w:tabs>
    </w:pPr>
  </w:style>
  <w:style w:type="character" w:customStyle="1" w:styleId="FooterChar">
    <w:name w:val="Footer Char"/>
    <w:basedOn w:val="DefaultParagraphFont"/>
    <w:link w:val="Footer"/>
    <w:uiPriority w:val="99"/>
    <w:rsid w:val="00BA7240"/>
  </w:style>
  <w:style w:type="paragraph" w:styleId="BodyText">
    <w:name w:val="Body Text"/>
    <w:basedOn w:val="Normal"/>
    <w:link w:val="BodyTextChar"/>
    <w:uiPriority w:val="1"/>
    <w:qFormat/>
    <w:rsid w:val="009334AE"/>
    <w:pPr>
      <w:widowControl w:val="0"/>
      <w:autoSpaceDE w:val="0"/>
      <w:autoSpaceDN w:val="0"/>
    </w:pPr>
    <w:rPr>
      <w:lang w:eastAsia="en-US"/>
    </w:rPr>
  </w:style>
  <w:style w:type="character" w:customStyle="1" w:styleId="BodyTextChar">
    <w:name w:val="Body Text Char"/>
    <w:basedOn w:val="DefaultParagraphFont"/>
    <w:link w:val="BodyText"/>
    <w:uiPriority w:val="1"/>
    <w:rsid w:val="009334AE"/>
    <w:rPr>
      <w:lang w:eastAsia="en-US"/>
    </w:rPr>
  </w:style>
  <w:style w:type="paragraph" w:styleId="TOC2">
    <w:name w:val="toc 2"/>
    <w:basedOn w:val="Normal"/>
    <w:uiPriority w:val="39"/>
    <w:qFormat/>
    <w:rsid w:val="00D849DF"/>
    <w:pPr>
      <w:widowControl w:val="0"/>
      <w:autoSpaceDE w:val="0"/>
      <w:autoSpaceDN w:val="0"/>
      <w:spacing w:before="97"/>
      <w:ind w:left="1607" w:hanging="421"/>
    </w:pPr>
    <w:rPr>
      <w:lang w:eastAsia="en-US"/>
    </w:rPr>
  </w:style>
  <w:style w:type="character" w:styleId="Hyperlink">
    <w:name w:val="Hyperlink"/>
    <w:basedOn w:val="DefaultParagraphFont"/>
    <w:uiPriority w:val="99"/>
    <w:unhideWhenUsed/>
    <w:rsid w:val="00D849DF"/>
    <w:rPr>
      <w:color w:val="0000FF"/>
      <w:u w:val="single"/>
    </w:rPr>
  </w:style>
  <w:style w:type="paragraph" w:styleId="TOC1">
    <w:name w:val="toc 1"/>
    <w:basedOn w:val="Normal"/>
    <w:next w:val="Normal"/>
    <w:autoRedefine/>
    <w:uiPriority w:val="39"/>
    <w:unhideWhenUsed/>
    <w:rsid w:val="002823E9"/>
    <w:pPr>
      <w:tabs>
        <w:tab w:val="right" w:leader="dot" w:pos="10530"/>
      </w:tabs>
      <w:spacing w:after="100"/>
    </w:pPr>
    <w:rPr>
      <w:rFonts w:eastAsia="Calibri"/>
      <w:b/>
      <w:bCs/>
      <w:noProof/>
      <w:sz w:val="32"/>
      <w:szCs w:val="32"/>
      <w:lang w:val="en-IN"/>
    </w:rPr>
  </w:style>
  <w:style w:type="table" w:styleId="TableGrid">
    <w:name w:val="Table Grid"/>
    <w:basedOn w:val="TableNormal"/>
    <w:rsid w:val="007868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D377B"/>
    <w:pPr>
      <w:ind w:left="720"/>
      <w:contextualSpacing/>
    </w:pPr>
    <w:rPr>
      <w:rFonts w:eastAsiaTheme="minorEastAsia"/>
      <w:sz w:val="22"/>
      <w:szCs w:val="22"/>
      <w:lang w:eastAsia="en-US"/>
    </w:rPr>
  </w:style>
  <w:style w:type="paragraph" w:styleId="Caption">
    <w:name w:val="caption"/>
    <w:basedOn w:val="Normal"/>
    <w:next w:val="Normal"/>
    <w:unhideWhenUsed/>
    <w:qFormat/>
    <w:rsid w:val="00C34D54"/>
    <w:pPr>
      <w:spacing w:after="200"/>
    </w:pPr>
    <w:rPr>
      <w:rFonts w:eastAsiaTheme="minorEastAsia"/>
      <w:i/>
      <w:iCs/>
      <w:color w:val="1F497D" w:themeColor="text2"/>
      <w:sz w:val="18"/>
      <w:szCs w:val="18"/>
      <w:lang w:eastAsia="en-US"/>
    </w:rPr>
  </w:style>
  <w:style w:type="paragraph" w:customStyle="1" w:styleId="TableParagraph">
    <w:name w:val="Table Paragraph"/>
    <w:basedOn w:val="Normal"/>
    <w:uiPriority w:val="1"/>
    <w:qFormat/>
    <w:rsid w:val="000367BA"/>
    <w:pPr>
      <w:widowControl w:val="0"/>
      <w:autoSpaceDE w:val="0"/>
      <w:autoSpaceDN w:val="0"/>
      <w:jc w:val="center"/>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hyperlink" Target="https://en.wikipedia.org/wiki/Plastic_bags" TargetMode="External"/><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chart" Target="charts/chart3.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chart" Target="charts/chart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ughosh%20d%20j\Desktop\final%20year%20project\data\sis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ghosh%20d%20j\Desktop\final%20year%20project\data\sis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ghosh%20d%20j\Desktop\final%20year%20project\data\sis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ghosh%20d%20j\Desktop\final%20year%20project\data\sis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pattFill prst="wdUpDiag">
              <a:fgClr>
                <a:schemeClr val="tx1"/>
              </a:fgClr>
              <a:bgClr>
                <a:schemeClr val="bg1"/>
              </a:bgClr>
            </a:patt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'SF-MC modulus'!$E$19:$E$22</c:f>
              <c:strCache>
                <c:ptCount val="4"/>
                <c:pt idx="0">
                  <c:v>50/50</c:v>
                </c:pt>
                <c:pt idx="1">
                  <c:v>60/40</c:v>
                </c:pt>
                <c:pt idx="2">
                  <c:v>70/30</c:v>
                </c:pt>
                <c:pt idx="3">
                  <c:v>80/20</c:v>
                </c:pt>
              </c:strCache>
            </c:strRef>
          </c:cat>
          <c:val>
            <c:numRef>
              <c:f>'SF-MC modulus'!$F$19:$F$22</c:f>
              <c:numCache>
                <c:formatCode>General</c:formatCode>
                <c:ptCount val="4"/>
                <c:pt idx="0">
                  <c:v>434.83</c:v>
                </c:pt>
                <c:pt idx="1">
                  <c:v>259.51</c:v>
                </c:pt>
                <c:pt idx="2">
                  <c:v>468.29</c:v>
                </c:pt>
                <c:pt idx="3">
                  <c:v>542.54999999999995</c:v>
                </c:pt>
              </c:numCache>
            </c:numRef>
          </c:val>
          <c:extLst>
            <c:ext xmlns:c16="http://schemas.microsoft.com/office/drawing/2014/chart" uri="{C3380CC4-5D6E-409C-BE32-E72D297353CC}">
              <c16:uniqueId val="{00000000-C391-48FB-9876-B75C872CC68C}"/>
            </c:ext>
          </c:extLst>
        </c:ser>
        <c:dLbls>
          <c:showLegendKey val="0"/>
          <c:showVal val="0"/>
          <c:showCatName val="0"/>
          <c:showSerName val="0"/>
          <c:showPercent val="0"/>
          <c:showBubbleSize val="0"/>
        </c:dLbls>
        <c:gapWidth val="219"/>
        <c:overlap val="-27"/>
        <c:axId val="103477040"/>
        <c:axId val="103481936"/>
      </c:barChart>
      <c:catAx>
        <c:axId val="103477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SF/MC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3481936"/>
        <c:crosses val="autoZero"/>
        <c:auto val="1"/>
        <c:lblAlgn val="ctr"/>
        <c:lblOffset val="100"/>
        <c:noMultiLvlLbl val="0"/>
      </c:catAx>
      <c:valAx>
        <c:axId val="10348193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Young's modulus in N/mm2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3477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pattFill prst="wdUpDiag">
              <a:fgClr>
                <a:schemeClr val="tx1"/>
              </a:fgClr>
              <a:bgClr>
                <a:schemeClr val="bg1"/>
              </a:bgClr>
            </a:patt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'SF-MC strength'!$E$20:$E$23</c:f>
              <c:strCache>
                <c:ptCount val="4"/>
                <c:pt idx="0">
                  <c:v>50/50</c:v>
                </c:pt>
                <c:pt idx="1">
                  <c:v>60/40</c:v>
                </c:pt>
                <c:pt idx="2">
                  <c:v>70/30</c:v>
                </c:pt>
                <c:pt idx="3">
                  <c:v>80/20</c:v>
                </c:pt>
              </c:strCache>
            </c:strRef>
          </c:cat>
          <c:val>
            <c:numRef>
              <c:f>'SF-MC strength'!$F$20:$F$23</c:f>
              <c:numCache>
                <c:formatCode>General</c:formatCode>
                <c:ptCount val="4"/>
                <c:pt idx="0">
                  <c:v>18.96</c:v>
                </c:pt>
                <c:pt idx="1">
                  <c:v>19</c:v>
                </c:pt>
                <c:pt idx="2">
                  <c:v>15.29</c:v>
                </c:pt>
                <c:pt idx="3">
                  <c:v>16.72</c:v>
                </c:pt>
              </c:numCache>
            </c:numRef>
          </c:val>
          <c:extLst>
            <c:ext xmlns:c16="http://schemas.microsoft.com/office/drawing/2014/chart" uri="{C3380CC4-5D6E-409C-BE32-E72D297353CC}">
              <c16:uniqueId val="{00000000-02A1-4CB3-9261-430C371EC16F}"/>
            </c:ext>
          </c:extLst>
        </c:ser>
        <c:dLbls>
          <c:showLegendKey val="0"/>
          <c:showVal val="0"/>
          <c:showCatName val="0"/>
          <c:showSerName val="0"/>
          <c:showPercent val="0"/>
          <c:showBubbleSize val="0"/>
        </c:dLbls>
        <c:gapWidth val="219"/>
        <c:overlap val="-27"/>
        <c:axId val="103480304"/>
        <c:axId val="103484656"/>
      </c:barChart>
      <c:catAx>
        <c:axId val="103480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SF/MC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3484656"/>
        <c:crosses val="autoZero"/>
        <c:auto val="1"/>
        <c:lblAlgn val="ctr"/>
        <c:lblOffset val="100"/>
        <c:noMultiLvlLbl val="0"/>
      </c:catAx>
      <c:valAx>
        <c:axId val="10348465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Tensile strength in N/mm2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3480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pattFill prst="wdUpDiag">
              <a:fgClr>
                <a:schemeClr val="tx1"/>
              </a:fgClr>
              <a:bgClr>
                <a:schemeClr val="bg1"/>
              </a:bgClr>
            </a:patt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'SF-MC modulus'!$B$19:$B$22</c:f>
              <c:strCache>
                <c:ptCount val="4"/>
                <c:pt idx="0">
                  <c:v>50/50</c:v>
                </c:pt>
                <c:pt idx="1">
                  <c:v>60/40</c:v>
                </c:pt>
                <c:pt idx="2">
                  <c:v>70/30</c:v>
                </c:pt>
                <c:pt idx="3">
                  <c:v>80/20</c:v>
                </c:pt>
              </c:strCache>
            </c:strRef>
          </c:cat>
          <c:val>
            <c:numRef>
              <c:f>'SF-MC modulus'!$C$19:$C$22</c:f>
              <c:numCache>
                <c:formatCode>General</c:formatCode>
                <c:ptCount val="4"/>
                <c:pt idx="0">
                  <c:v>544.69000000000005</c:v>
                </c:pt>
                <c:pt idx="1">
                  <c:v>908.76199999999994</c:v>
                </c:pt>
                <c:pt idx="2">
                  <c:v>1049.99</c:v>
                </c:pt>
                <c:pt idx="3">
                  <c:v>763.10699999999997</c:v>
                </c:pt>
              </c:numCache>
            </c:numRef>
          </c:val>
          <c:extLst>
            <c:ext xmlns:c16="http://schemas.microsoft.com/office/drawing/2014/chart" uri="{C3380CC4-5D6E-409C-BE32-E72D297353CC}">
              <c16:uniqueId val="{00000000-C6AE-4478-A1E8-AA4494E53CF5}"/>
            </c:ext>
          </c:extLst>
        </c:ser>
        <c:dLbls>
          <c:showLegendKey val="0"/>
          <c:showVal val="0"/>
          <c:showCatName val="0"/>
          <c:showSerName val="0"/>
          <c:showPercent val="0"/>
          <c:showBubbleSize val="0"/>
        </c:dLbls>
        <c:gapWidth val="219"/>
        <c:overlap val="-27"/>
        <c:axId val="103478128"/>
        <c:axId val="103478672"/>
      </c:barChart>
      <c:catAx>
        <c:axId val="103478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SF/MC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3478672"/>
        <c:crosses val="autoZero"/>
        <c:auto val="1"/>
        <c:lblAlgn val="ctr"/>
        <c:lblOffset val="100"/>
        <c:noMultiLvlLbl val="0"/>
      </c:catAx>
      <c:valAx>
        <c:axId val="1034786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flexural modulus in N/mm2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3478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pattFill prst="wdUpDiag">
              <a:fgClr>
                <a:schemeClr val="tx1"/>
              </a:fgClr>
              <a:bgClr>
                <a:schemeClr val="bg1"/>
              </a:bgClr>
            </a:patt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'SF-MC strength'!$B$20:$B$23</c:f>
              <c:strCache>
                <c:ptCount val="4"/>
                <c:pt idx="0">
                  <c:v>50/50</c:v>
                </c:pt>
                <c:pt idx="1">
                  <c:v>60/40</c:v>
                </c:pt>
                <c:pt idx="2">
                  <c:v>70/30</c:v>
                </c:pt>
                <c:pt idx="3">
                  <c:v>80/20</c:v>
                </c:pt>
              </c:strCache>
            </c:strRef>
          </c:cat>
          <c:val>
            <c:numRef>
              <c:f>'SF-MC strength'!$C$20:$C$23</c:f>
              <c:numCache>
                <c:formatCode>General</c:formatCode>
                <c:ptCount val="4"/>
                <c:pt idx="0">
                  <c:v>18.760000000000002</c:v>
                </c:pt>
                <c:pt idx="1">
                  <c:v>31.33</c:v>
                </c:pt>
                <c:pt idx="2">
                  <c:v>32.31</c:v>
                </c:pt>
                <c:pt idx="3">
                  <c:v>22.786000000000001</c:v>
                </c:pt>
              </c:numCache>
            </c:numRef>
          </c:val>
          <c:extLst>
            <c:ext xmlns:c16="http://schemas.microsoft.com/office/drawing/2014/chart" uri="{C3380CC4-5D6E-409C-BE32-E72D297353CC}">
              <c16:uniqueId val="{00000000-120B-41D2-8AE7-5945C190B7D6}"/>
            </c:ext>
          </c:extLst>
        </c:ser>
        <c:dLbls>
          <c:showLegendKey val="0"/>
          <c:showVal val="0"/>
          <c:showCatName val="0"/>
          <c:showSerName val="0"/>
          <c:showPercent val="0"/>
          <c:showBubbleSize val="0"/>
        </c:dLbls>
        <c:gapWidth val="219"/>
        <c:overlap val="-27"/>
        <c:axId val="2103100512"/>
        <c:axId val="2103102688"/>
      </c:barChart>
      <c:catAx>
        <c:axId val="2103100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SF/MC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03102688"/>
        <c:crosses val="autoZero"/>
        <c:auto val="1"/>
        <c:lblAlgn val="ctr"/>
        <c:lblOffset val="100"/>
        <c:noMultiLvlLbl val="0"/>
      </c:catAx>
      <c:valAx>
        <c:axId val="21031026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Flexural strength in N/mm2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03100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65FE2-9489-4602-A851-F7C8BD91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6191</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Chethan.M</dc:creator>
  <cp:lastModifiedBy>CHETHAN M</cp:lastModifiedBy>
  <cp:revision>4</cp:revision>
  <dcterms:created xsi:type="dcterms:W3CDTF">2022-05-27T05:27:00Z</dcterms:created>
  <dcterms:modified xsi:type="dcterms:W3CDTF">2022-05-28T08:56:00Z</dcterms:modified>
</cp:coreProperties>
</file>